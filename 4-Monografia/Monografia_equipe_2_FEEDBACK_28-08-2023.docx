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8"/>
          <w:szCs w:val="28"/>
        </w:rPr>
      </w:pPr>
      <w:sdt>
        <w:sdtPr>
          <w:tag w:val="goog_rdk_0"/>
        </w:sdtPr>
        <w:sdtContent>
          <w:commentRangeStart w:id="0"/>
        </w:sdtContent>
      </w:sdt>
      <w:r w:rsidDel="00000000" w:rsidR="00000000" w:rsidRPr="00000000">
        <w:rPr>
          <w:rFonts w:ascii="Arial" w:cs="Arial" w:eastAsia="Arial" w:hAnsi="Arial"/>
          <w:b w:val="1"/>
          <w:sz w:val="28"/>
          <w:szCs w:val="28"/>
          <w:rtl w:val="0"/>
        </w:rPr>
        <w:t xml:space="preserve">CENTRO PAULA SOUZA – ETEC UIRAPURU</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jc w:val="center"/>
        <w:rPr>
          <w:rFonts w:ascii="Arial" w:cs="Arial" w:eastAsia="Arial" w:hAnsi="Arial"/>
          <w:b w:val="1"/>
          <w:sz w:val="28"/>
          <w:szCs w:val="28"/>
        </w:rPr>
      </w:pPr>
      <w:sdt>
        <w:sdtPr>
          <w:tag w:val="goog_rdk_1"/>
        </w:sdtPr>
        <w:sdtContent>
          <w:commentRangeStart w:id="1"/>
        </w:sdtContent>
      </w:sdt>
      <w:r w:rsidDel="00000000" w:rsidR="00000000" w:rsidRPr="00000000">
        <w:rPr>
          <w:rFonts w:ascii="Arial" w:cs="Arial" w:eastAsia="Arial" w:hAnsi="Arial"/>
          <w:b w:val="1"/>
          <w:sz w:val="28"/>
          <w:szCs w:val="28"/>
          <w:rtl w:val="0"/>
        </w:rPr>
        <w:t xml:space="preserve">TRABALHO DE CONCLUSÃO DE CURSO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3">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Desenvolvimento de Sistemas</w:t>
      </w:r>
    </w:p>
    <w:p w:rsidR="00000000" w:rsidDel="00000000" w:rsidP="00000000" w:rsidRDefault="00000000" w:rsidRPr="00000000" w14:paraId="0000000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9">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Danilo Alfa Henrique</w:t>
      </w:r>
    </w:p>
    <w:p w:rsidR="00000000" w:rsidDel="00000000" w:rsidP="00000000" w:rsidRDefault="00000000" w:rsidRPr="00000000" w14:paraId="0000000A">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Jhonata Conceição Barbosa</w:t>
      </w:r>
    </w:p>
    <w:p w:rsidR="00000000" w:rsidDel="00000000" w:rsidP="00000000" w:rsidRDefault="00000000" w:rsidRPr="00000000" w14:paraId="0000000B">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Leonardo Gargoriano De Paula</w:t>
      </w:r>
    </w:p>
    <w:p w:rsidR="00000000" w:rsidDel="00000000" w:rsidP="00000000" w:rsidRDefault="00000000" w:rsidRPr="00000000" w14:paraId="0000000C">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Vitor Hugo Messias</w:t>
      </w:r>
    </w:p>
    <w:p w:rsidR="00000000" w:rsidDel="00000000" w:rsidP="00000000" w:rsidRDefault="00000000" w:rsidRPr="00000000" w14:paraId="0000000D">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Vitor Hugo Rodrigues Dos Santos</w:t>
      </w:r>
    </w:p>
    <w:p w:rsidR="00000000" w:rsidDel="00000000" w:rsidP="00000000" w:rsidRDefault="00000000" w:rsidRPr="00000000" w14:paraId="0000000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UNETWORK</w:t>
      </w:r>
    </w:p>
    <w:p w:rsidR="00000000" w:rsidDel="00000000" w:rsidP="00000000" w:rsidRDefault="00000000" w:rsidRPr="00000000" w14:paraId="00000015">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Rede Social</w:t>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São Paulo</w:t>
      </w:r>
    </w:p>
    <w:p w:rsidR="00000000" w:rsidDel="00000000" w:rsidP="00000000" w:rsidRDefault="00000000" w:rsidRPr="00000000" w14:paraId="0000001C">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2023</w:t>
      </w:r>
    </w:p>
    <w:p w:rsidR="00000000" w:rsidDel="00000000" w:rsidP="00000000" w:rsidRDefault="00000000" w:rsidRPr="00000000" w14:paraId="0000001D">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Danilo Alfa Henrique</w:t>
      </w:r>
    </w:p>
    <w:p w:rsidR="00000000" w:rsidDel="00000000" w:rsidP="00000000" w:rsidRDefault="00000000" w:rsidRPr="00000000" w14:paraId="0000001E">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Jhonata Conceição Barbosa</w:t>
      </w:r>
    </w:p>
    <w:p w:rsidR="00000000" w:rsidDel="00000000" w:rsidP="00000000" w:rsidRDefault="00000000" w:rsidRPr="00000000" w14:paraId="0000001F">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Leonardo Gargoriano De Paula</w:t>
      </w:r>
    </w:p>
    <w:p w:rsidR="00000000" w:rsidDel="00000000" w:rsidP="00000000" w:rsidRDefault="00000000" w:rsidRPr="00000000" w14:paraId="00000020">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Vitor Hugo Messias</w:t>
      </w:r>
    </w:p>
    <w:p w:rsidR="00000000" w:rsidDel="00000000" w:rsidP="00000000" w:rsidRDefault="00000000" w:rsidRPr="00000000" w14:paraId="00000021">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Vitor Hugo Rodrigues Dos Santos</w:t>
      </w:r>
    </w:p>
    <w:p w:rsidR="00000000" w:rsidDel="00000000" w:rsidP="00000000" w:rsidRDefault="00000000" w:rsidRPr="00000000" w14:paraId="0000002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UNETWORK</w:t>
      </w:r>
    </w:p>
    <w:p w:rsidR="00000000" w:rsidDel="00000000" w:rsidP="00000000" w:rsidRDefault="00000000" w:rsidRPr="00000000" w14:paraId="00000028">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Rede Social</w:t>
      </w:r>
    </w:p>
    <w:p w:rsidR="00000000" w:rsidDel="00000000" w:rsidP="00000000" w:rsidRDefault="00000000" w:rsidRPr="00000000" w14:paraId="0000002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spacing w:line="240" w:lineRule="auto"/>
        <w:ind w:left="4536" w:firstLine="0"/>
        <w:jc w:val="both"/>
        <w:rPr>
          <w:rFonts w:ascii="Arial" w:cs="Arial" w:eastAsia="Arial" w:hAnsi="Arial"/>
        </w:rPr>
      </w:pPr>
      <w:r w:rsidDel="00000000" w:rsidR="00000000" w:rsidRPr="00000000">
        <w:rPr>
          <w:rFonts w:ascii="Arial" w:cs="Arial" w:eastAsia="Arial" w:hAnsi="Arial"/>
          <w:rtl w:val="0"/>
        </w:rPr>
        <w:t xml:space="preserve">Trabalho de Conclusão de Curso, para obtenção do título de Técnico em Desenvolvimento de Sistemas, apresentado a Escola Técnica Uirapuru. Orientado Paulo Rogério Neves de Oliveira.</w:t>
      </w:r>
    </w:p>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São Paulo</w:t>
      </w:r>
    </w:p>
    <w:p w:rsidR="00000000" w:rsidDel="00000000" w:rsidP="00000000" w:rsidRDefault="00000000" w:rsidRPr="00000000" w14:paraId="00000034">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2023</w:t>
      </w:r>
    </w:p>
    <w:p w:rsidR="00000000" w:rsidDel="00000000" w:rsidP="00000000" w:rsidRDefault="00000000" w:rsidRPr="00000000" w14:paraId="00000035">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DEDICATÓRIA</w:t>
      </w:r>
    </w:p>
    <w:p w:rsidR="00000000" w:rsidDel="00000000" w:rsidP="00000000" w:rsidRDefault="00000000" w:rsidRPr="00000000" w14:paraId="0000003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spacing w:line="360" w:lineRule="auto"/>
        <w:ind w:left="3686" w:firstLine="0"/>
        <w:rPr>
          <w:rFonts w:ascii="Arial" w:cs="Arial" w:eastAsia="Arial" w:hAnsi="Arial"/>
          <w:sz w:val="24"/>
          <w:szCs w:val="24"/>
        </w:rPr>
      </w:pPr>
      <w:sdt>
        <w:sdtPr>
          <w:tag w:val="goog_rdk_2"/>
        </w:sdtPr>
        <w:sdtContent>
          <w:commentRangeStart w:id="2"/>
        </w:sdtContent>
      </w:sdt>
      <w:r w:rsidDel="00000000" w:rsidR="00000000" w:rsidRPr="00000000">
        <w:rPr>
          <w:rFonts w:ascii="Arial" w:cs="Arial" w:eastAsia="Arial" w:hAnsi="Arial"/>
          <w:sz w:val="24"/>
          <w:szCs w:val="24"/>
          <w:rtl w:val="0"/>
        </w:rPr>
        <w:t xml:space="preserve">Gostaríamos de dedicar este trabalho ao nosso orientador Professor Paulo Rogério Neves de Oliveira, cuja presença e orientação foram fundamentais para a sua realizaão. Sua contribuição foi imprescindível para o sucesso deste projeto. Agradecemos sinceramente por todo apoio e conhecimento compartilhado.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7">
      <w:pPr>
        <w:spacing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AGRADECIMENTOS</w:t>
      </w:r>
      <w:r w:rsidDel="00000000" w:rsidR="00000000" w:rsidRPr="00000000">
        <w:rPr>
          <w:rtl w:val="0"/>
        </w:rPr>
      </w:r>
    </w:p>
    <w:p w:rsidR="00000000" w:rsidDel="00000000" w:rsidP="00000000" w:rsidRDefault="00000000" w:rsidRPr="00000000" w14:paraId="0000004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Prezados membros da banca avaliadora, </w:t>
      </w:r>
    </w:p>
    <w:p w:rsidR="00000000" w:rsidDel="00000000" w:rsidP="00000000" w:rsidRDefault="00000000" w:rsidRPr="00000000" w14:paraId="0000004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com imensa gratidão que nos dirigimos a todos vocês para expressar nossos sinceros agradecimentos pelos apoios e orientações dedicados durante a análise do nosso Trabalho de Conclusão de Curso (TCC). Este momento marca o resultado de três anos de estudos e esforços. Somos extremamente gratos pela oportunidade de apresentar nosso trabalho perante uma banca tão competente, cuja experiência e conhecimento foram essenciais para o desenvolvimento e aprimoramento deste projeto. </w:t>
      </w:r>
    </w:p>
    <w:p w:rsidR="00000000" w:rsidDel="00000000" w:rsidP="00000000" w:rsidRDefault="00000000" w:rsidRPr="00000000" w14:paraId="0000004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Gostaríamos de agradecer especialmente ao nosso orientador Paulo Rogério Neves de Oliveira, pois sua sabedoria passada através de orientações, foram fundamentais para a conclusão deste trabalho. Somos profundamente gratos pela confiança depositada em nós e por sua dedicação em guiar-nos ao longo dessa jornada acadêmica. Agradecemos também aos demais membros da banca avaliadora por terem disponibilizado seu tempo para avaliar nosso projeto, seus ensinamentos contribuíram para o aprimoramento dos resultados alcançados. Sentimo-nos privilegiados pode ter tido a oportunidade de aprender com cada um de vocês.</w:t>
      </w:r>
    </w:p>
    <w:p w:rsidR="00000000" w:rsidDel="00000000" w:rsidP="00000000" w:rsidRDefault="00000000" w:rsidRPr="00000000" w14:paraId="0000004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poderíamos deixar de mencionar nossas famílias e amigos, uma vez que, o apoio incondicional e incentivo constante foram essenciais para a motivação do grupo durante todo o processo. O suporte serviu como pilar fundamental nessa trajetória acadêmica.</w:t>
      </w:r>
    </w:p>
    <w:p w:rsidR="00000000" w:rsidDel="00000000" w:rsidP="00000000" w:rsidRDefault="00000000" w:rsidRPr="00000000" w14:paraId="0000004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ocasião representa não apenas o fim de um ciclo, mas também o começo de uma nova jornada. Aprendemos muito ao longo desta experiência e estamos certos de que os conhecimentos adquiridos estarão fixados em nossas mentes e levaremos para todos os âmbitos dessa jornada existencial. Agradecemos a todos pelo impacto positivo que tiveram na vida acadêmica de todos os membros do grupo.</w:t>
      </w:r>
    </w:p>
    <w:p w:rsidR="00000000" w:rsidDel="00000000" w:rsidP="00000000" w:rsidRDefault="00000000" w:rsidRPr="00000000" w14:paraId="0000004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Respeitosamente,</w:t>
      </w:r>
    </w:p>
    <w:p w:rsidR="00000000" w:rsidDel="00000000" w:rsidP="00000000" w:rsidRDefault="00000000" w:rsidRPr="00000000" w14:paraId="0000004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Danilo Alfa Henrique, Jhonata Conceição Barbosa, Leonardo Gargoriano de Paula, Vitor Hugo Messias e Vitor Hugo Rodrigues dos Santos.</w:t>
      </w:r>
    </w:p>
    <w:p w:rsidR="00000000" w:rsidDel="00000000" w:rsidP="00000000" w:rsidRDefault="00000000" w:rsidRPr="00000000" w14:paraId="0000004F">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0">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SUMÁRIO</w:t>
      </w:r>
    </w:p>
    <w:p w:rsidR="00000000" w:rsidDel="00000000" w:rsidP="00000000" w:rsidRDefault="00000000" w:rsidRPr="00000000" w14:paraId="00000051">
      <w:pPr>
        <w:keepNext w:val="1"/>
        <w:keepLines w:val="1"/>
        <w:pBdr>
          <w:top w:space="0" w:sz="0" w:val="nil"/>
          <w:left w:space="0" w:sz="0" w:val="nil"/>
          <w:bottom w:space="0" w:sz="0" w:val="nil"/>
          <w:right w:space="0" w:sz="0" w:val="nil"/>
          <w:between w:space="0" w:sz="0" w:val="nil"/>
        </w:pBdr>
        <w:spacing w:after="0" w:before="240" w:lineRule="auto"/>
        <w:ind w:left="720" w:hanging="360"/>
        <w:rPr>
          <w:rFonts w:ascii="Arial" w:cs="Arial" w:eastAsia="Arial" w:hAnsi="Arial"/>
          <w:b w:val="1"/>
          <w:color w:val="00000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r w:rsidDel="00000000" w:rsidR="00000000" w:rsidRPr="00000000">
            <w:fldChar w:fldCharType="begin"/>
            <w:instrText xml:space="preserve"> TOC \h \u \z \t "Heading 1,1,Heading 2,2,Heading 3,3,"</w:instrText>
            <w:fldChar w:fldCharType="separate"/>
          </w:r>
          <w:hyperlink w:anchor="_heading=h.2jxsxqh">
            <w:r w:rsidDel="00000000" w:rsidR="00000000" w:rsidRPr="00000000">
              <w:rPr>
                <w:rFonts w:ascii="Arial" w:cs="Arial" w:eastAsia="Arial" w:hAnsi="Arial"/>
                <w:b w:val="1"/>
                <w:color w:val="000000"/>
                <w:sz w:val="24"/>
                <w:szCs w:val="24"/>
                <w:rtl w:val="0"/>
              </w:rPr>
              <w:t xml:space="preserve">1</w:t>
              <w:tab/>
              <w:t xml:space="preserve">INTRODUÇÃO</w:t>
              <w:tab/>
              <w:t xml:space="preserve">5</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z337ya">
            <w:r w:rsidDel="00000000" w:rsidR="00000000" w:rsidRPr="00000000">
              <w:rPr>
                <w:rFonts w:ascii="Arial" w:cs="Arial" w:eastAsia="Arial" w:hAnsi="Arial"/>
                <w:b w:val="1"/>
                <w:color w:val="000000"/>
                <w:sz w:val="24"/>
                <w:szCs w:val="24"/>
                <w:rtl w:val="0"/>
              </w:rPr>
              <w:t xml:space="preserve">1.1.</w:t>
              <w:tab/>
              <w:t xml:space="preserve">Objetivos gerais</w:t>
              <w:tab/>
              <w:t xml:space="preserve">5</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3j2qqm3">
            <w:r w:rsidDel="00000000" w:rsidR="00000000" w:rsidRPr="00000000">
              <w:rPr>
                <w:rFonts w:ascii="Arial" w:cs="Arial" w:eastAsia="Arial" w:hAnsi="Arial"/>
                <w:b w:val="1"/>
                <w:color w:val="000000"/>
                <w:sz w:val="24"/>
                <w:szCs w:val="24"/>
                <w:rtl w:val="0"/>
              </w:rPr>
              <w:t xml:space="preserve">1.2.</w:t>
              <w:tab/>
              <w:t xml:space="preserve">Objetivos específicos</w:t>
              <w:tab/>
              <w:t xml:space="preserve">5</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1y810tw">
            <w:r w:rsidDel="00000000" w:rsidR="00000000" w:rsidRPr="00000000">
              <w:rPr>
                <w:rFonts w:ascii="Arial" w:cs="Arial" w:eastAsia="Arial" w:hAnsi="Arial"/>
                <w:b w:val="1"/>
                <w:color w:val="000000"/>
                <w:sz w:val="24"/>
                <w:szCs w:val="24"/>
                <w:rtl w:val="0"/>
              </w:rPr>
              <w:t xml:space="preserve">1.3.</w:t>
              <w:tab/>
              <w:t xml:space="preserve">Justificativa</w:t>
              <w:tab/>
              <w:t xml:space="preserve">6</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4i7ojhp">
            <w:r w:rsidDel="00000000" w:rsidR="00000000" w:rsidRPr="00000000">
              <w:rPr>
                <w:rFonts w:ascii="Arial" w:cs="Arial" w:eastAsia="Arial" w:hAnsi="Arial"/>
                <w:b w:val="1"/>
                <w:color w:val="000000"/>
                <w:sz w:val="24"/>
                <w:szCs w:val="24"/>
                <w:rtl w:val="0"/>
              </w:rPr>
              <w:t xml:space="preserve">2</w:t>
              <w:tab/>
              <w:t xml:space="preserve">Desenvolvimento</w:t>
              <w:tab/>
              <w:t xml:space="preserve">7</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2xcytpi">
            <w:r w:rsidDel="00000000" w:rsidR="00000000" w:rsidRPr="00000000">
              <w:rPr>
                <w:rFonts w:ascii="Arial" w:cs="Arial" w:eastAsia="Arial" w:hAnsi="Arial"/>
                <w:b w:val="1"/>
                <w:color w:val="000000"/>
                <w:sz w:val="24"/>
                <w:szCs w:val="24"/>
                <w:rtl w:val="0"/>
              </w:rPr>
              <w:t xml:space="preserve">2.1.</w:t>
              <w:tab/>
              <w:t xml:space="preserve">Levantamento e Especificação de Requisitos</w:t>
              <w:tab/>
              <w:t xml:space="preserve">7</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1ci93xb">
            <w:r w:rsidDel="00000000" w:rsidR="00000000" w:rsidRPr="00000000">
              <w:rPr>
                <w:rFonts w:ascii="Arial" w:cs="Arial" w:eastAsia="Arial" w:hAnsi="Arial"/>
                <w:color w:val="000000"/>
                <w:sz w:val="24"/>
                <w:szCs w:val="24"/>
                <w:rtl w:val="0"/>
              </w:rPr>
              <w:t xml:space="preserve">2.1.1.</w:t>
              <w:tab/>
              <w:t xml:space="preserve">Técnica de levantamento de requisitos</w:t>
              <w:tab/>
              <w:t xml:space="preserve">7</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3whwml4">
            <w:r w:rsidDel="00000000" w:rsidR="00000000" w:rsidRPr="00000000">
              <w:rPr>
                <w:rFonts w:ascii="Arial" w:cs="Arial" w:eastAsia="Arial" w:hAnsi="Arial"/>
                <w:color w:val="000000"/>
                <w:sz w:val="24"/>
                <w:szCs w:val="24"/>
                <w:rtl w:val="0"/>
              </w:rPr>
              <w:t xml:space="preserve">2.1.2.</w:t>
              <w:tab/>
              <w:t xml:space="preserve">Requisitos funcionais</w:t>
              <w:tab/>
              <w:t xml:space="preserve">7</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2bn6wsx">
            <w:r w:rsidDel="00000000" w:rsidR="00000000" w:rsidRPr="00000000">
              <w:rPr>
                <w:rFonts w:ascii="Arial" w:cs="Arial" w:eastAsia="Arial" w:hAnsi="Arial"/>
                <w:color w:val="000000"/>
                <w:sz w:val="24"/>
                <w:szCs w:val="24"/>
                <w:rtl w:val="0"/>
              </w:rPr>
              <w:t xml:space="preserve">2.1.3.</w:t>
              <w:tab/>
              <w:t xml:space="preserve">Requisitos Não Funcionais</w:t>
              <w:tab/>
              <w:t xml:space="preserve">8</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qsh70q">
            <w:r w:rsidDel="00000000" w:rsidR="00000000" w:rsidRPr="00000000">
              <w:rPr>
                <w:rFonts w:ascii="Arial" w:cs="Arial" w:eastAsia="Arial" w:hAnsi="Arial"/>
                <w:color w:val="000000"/>
                <w:sz w:val="24"/>
                <w:szCs w:val="24"/>
                <w:rtl w:val="0"/>
              </w:rPr>
              <w:t xml:space="preserve">2.1.4.</w:t>
              <w:tab/>
              <w:t xml:space="preserve">Prototipagem</w:t>
              <w:tab/>
              <w:t xml:space="preserve">8</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3as4poj">
            <w:r w:rsidDel="00000000" w:rsidR="00000000" w:rsidRPr="00000000">
              <w:rPr>
                <w:rFonts w:ascii="Arial" w:cs="Arial" w:eastAsia="Arial" w:hAnsi="Arial"/>
                <w:b w:val="1"/>
                <w:color w:val="000000"/>
                <w:sz w:val="24"/>
                <w:szCs w:val="24"/>
                <w:rtl w:val="0"/>
              </w:rPr>
              <w:t xml:space="preserve">2.2</w:t>
              <w:tab/>
              <w:t xml:space="preserve">Estudo de Viabilidade</w:t>
              <w:tab/>
              <w:t xml:space="preserve">8</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1pxezwc">
            <w:r w:rsidDel="00000000" w:rsidR="00000000" w:rsidRPr="00000000">
              <w:rPr>
                <w:rFonts w:ascii="Arial" w:cs="Arial" w:eastAsia="Arial" w:hAnsi="Arial"/>
                <w:color w:val="000000"/>
                <w:sz w:val="24"/>
                <w:szCs w:val="24"/>
                <w:rtl w:val="0"/>
              </w:rPr>
              <w:t xml:space="preserve">2.2.1</w:t>
              <w:tab/>
              <w:t xml:space="preserve">Viabilidade de técnica</w:t>
              <w:tab/>
              <w:t xml:space="preserve">8</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49x2ik5">
            <w:r w:rsidDel="00000000" w:rsidR="00000000" w:rsidRPr="00000000">
              <w:rPr>
                <w:rFonts w:ascii="Arial" w:cs="Arial" w:eastAsia="Arial" w:hAnsi="Arial"/>
                <w:color w:val="000000"/>
                <w:sz w:val="24"/>
                <w:szCs w:val="24"/>
                <w:rtl w:val="0"/>
              </w:rPr>
              <w:t xml:space="preserve">2.2.2</w:t>
              <w:tab/>
              <w:t xml:space="preserve">Viabilidade de prazo</w:t>
              <w:tab/>
              <w:t xml:space="preserve">12</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2p2csry">
            <w:r w:rsidDel="00000000" w:rsidR="00000000" w:rsidRPr="00000000">
              <w:rPr>
                <w:rFonts w:ascii="Arial" w:cs="Arial" w:eastAsia="Arial" w:hAnsi="Arial"/>
                <w:color w:val="000000"/>
                <w:sz w:val="24"/>
                <w:szCs w:val="24"/>
                <w:rtl w:val="0"/>
              </w:rPr>
              <w:t xml:space="preserve">2.2.3</w:t>
              <w:tab/>
              <w:t xml:space="preserve">Viabilidade de economia</w:t>
              <w:tab/>
              <w:t xml:space="preserve">14</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147n2zr">
            <w:r w:rsidDel="00000000" w:rsidR="00000000" w:rsidRPr="00000000">
              <w:rPr>
                <w:rFonts w:ascii="Arial" w:cs="Arial" w:eastAsia="Arial" w:hAnsi="Arial"/>
                <w:b w:val="1"/>
                <w:color w:val="000000"/>
                <w:sz w:val="24"/>
                <w:szCs w:val="24"/>
                <w:rtl w:val="0"/>
              </w:rPr>
              <w:t xml:space="preserve">2.3</w:t>
              <w:tab/>
              <w:t xml:space="preserve">Tabela de atividades</w:t>
              <w:tab/>
              <w:t xml:space="preserve">14</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3o7alnk">
            <w:r w:rsidDel="00000000" w:rsidR="00000000" w:rsidRPr="00000000">
              <w:rPr>
                <w:rFonts w:ascii="Arial" w:cs="Arial" w:eastAsia="Arial" w:hAnsi="Arial"/>
                <w:b w:val="1"/>
                <w:color w:val="000000"/>
                <w:sz w:val="24"/>
                <w:szCs w:val="24"/>
                <w:rtl w:val="0"/>
              </w:rPr>
              <w:t xml:space="preserve">2.4</w:t>
              <w:tab/>
              <w:t xml:space="preserve">Cronograma</w:t>
              <w:tab/>
              <w:t xml:space="preserve">15</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23ckvvd">
            <w:r w:rsidDel="00000000" w:rsidR="00000000" w:rsidRPr="00000000">
              <w:rPr>
                <w:rFonts w:ascii="Arial" w:cs="Arial" w:eastAsia="Arial" w:hAnsi="Arial"/>
                <w:b w:val="1"/>
                <w:color w:val="000000"/>
                <w:sz w:val="24"/>
                <w:szCs w:val="24"/>
                <w:rtl w:val="0"/>
              </w:rPr>
              <w:t xml:space="preserve">2.5</w:t>
              <w:tab/>
              <w:t xml:space="preserve">Diagrama UML</w:t>
              <w:tab/>
              <w:t xml:space="preserve">15</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ihv636">
            <w:r w:rsidDel="00000000" w:rsidR="00000000" w:rsidRPr="00000000">
              <w:rPr>
                <w:rFonts w:ascii="Arial" w:cs="Arial" w:eastAsia="Arial" w:hAnsi="Arial"/>
                <w:color w:val="000000"/>
                <w:sz w:val="24"/>
                <w:szCs w:val="24"/>
                <w:rtl w:val="0"/>
              </w:rPr>
              <w:t xml:space="preserve">2.5.1</w:t>
              <w:tab/>
              <w:t xml:space="preserve">Casos de Uso</w:t>
              <w:tab/>
              <w:t xml:space="preserve">15</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32hioqz">
            <w:r w:rsidDel="00000000" w:rsidR="00000000" w:rsidRPr="00000000">
              <w:rPr>
                <w:rFonts w:ascii="Arial" w:cs="Arial" w:eastAsia="Arial" w:hAnsi="Arial"/>
                <w:color w:val="000000"/>
                <w:sz w:val="24"/>
                <w:szCs w:val="24"/>
                <w:rtl w:val="0"/>
              </w:rPr>
              <w:t xml:space="preserve">2.5.2</w:t>
              <w:tab/>
              <w:t xml:space="preserve">Classes</w:t>
              <w:tab/>
              <w:t xml:space="preserve">15</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1hmsyys">
            <w:r w:rsidDel="00000000" w:rsidR="00000000" w:rsidRPr="00000000">
              <w:rPr>
                <w:rFonts w:ascii="Arial" w:cs="Arial" w:eastAsia="Arial" w:hAnsi="Arial"/>
                <w:b w:val="1"/>
                <w:color w:val="000000"/>
                <w:sz w:val="24"/>
                <w:szCs w:val="24"/>
                <w:rtl w:val="0"/>
              </w:rPr>
              <w:t xml:space="preserve">2.6</w:t>
              <w:tab/>
              <w:t xml:space="preserve">Projeto de Banco de Dados</w:t>
              <w:tab/>
              <w:t xml:space="preserve">15</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41mghml">
            <w:r w:rsidDel="00000000" w:rsidR="00000000" w:rsidRPr="00000000">
              <w:rPr>
                <w:rFonts w:ascii="Arial" w:cs="Arial" w:eastAsia="Arial" w:hAnsi="Arial"/>
                <w:color w:val="000000"/>
                <w:sz w:val="24"/>
                <w:szCs w:val="24"/>
                <w:rtl w:val="0"/>
              </w:rPr>
              <w:t xml:space="preserve">2.6.1</w:t>
              <w:tab/>
              <w:t xml:space="preserve">Projeto de Banco de Dados - Conceitual</w:t>
              <w:tab/>
              <w:t xml:space="preserve">15</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2grqrue">
            <w:r w:rsidDel="00000000" w:rsidR="00000000" w:rsidRPr="00000000">
              <w:rPr>
                <w:rFonts w:ascii="Arial" w:cs="Arial" w:eastAsia="Arial" w:hAnsi="Arial"/>
                <w:color w:val="000000"/>
                <w:sz w:val="24"/>
                <w:szCs w:val="24"/>
                <w:rtl w:val="0"/>
              </w:rPr>
              <w:t xml:space="preserve">2.6.2</w:t>
              <w:tab/>
              <w:t xml:space="preserve">Projeto de Banco de Dados – Lógico</w:t>
              <w:tab/>
              <w:t xml:space="preserve">15</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vx1227">
            <w:r w:rsidDel="00000000" w:rsidR="00000000" w:rsidRPr="00000000">
              <w:rPr>
                <w:rFonts w:ascii="Arial" w:cs="Arial" w:eastAsia="Arial" w:hAnsi="Arial"/>
                <w:color w:val="000000"/>
                <w:sz w:val="24"/>
                <w:szCs w:val="24"/>
                <w:rtl w:val="0"/>
              </w:rPr>
              <w:t xml:space="preserve">2.6.3</w:t>
              <w:tab/>
              <w:t xml:space="preserve">Projeto de Banco de Dados – Físico</w:t>
              <w:tab/>
              <w:t xml:space="preserve">16</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3fwokq0">
            <w:r w:rsidDel="00000000" w:rsidR="00000000" w:rsidRPr="00000000">
              <w:rPr>
                <w:rFonts w:ascii="Arial" w:cs="Arial" w:eastAsia="Arial" w:hAnsi="Arial"/>
                <w:b w:val="1"/>
                <w:color w:val="000000"/>
                <w:sz w:val="24"/>
                <w:szCs w:val="24"/>
                <w:rtl w:val="0"/>
              </w:rPr>
              <w:t xml:space="preserve">3</w:t>
              <w:tab/>
              <w:t xml:space="preserve">FUNDAMENTAÇÃO TEÓRICA</w:t>
              <w:tab/>
              <w:t xml:space="preserve">17</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1v1yuxt">
            <w:r w:rsidDel="00000000" w:rsidR="00000000" w:rsidRPr="00000000">
              <w:rPr>
                <w:rFonts w:ascii="Arial" w:cs="Arial" w:eastAsia="Arial" w:hAnsi="Arial"/>
                <w:b w:val="1"/>
                <w:color w:val="000000"/>
                <w:sz w:val="24"/>
                <w:szCs w:val="24"/>
                <w:rtl w:val="0"/>
              </w:rPr>
              <w:t xml:space="preserve">3.1</w:t>
              <w:tab/>
              <w:t xml:space="preserve">Efeitos da má socialização</w:t>
              <w:tab/>
              <w:t xml:space="preserve">17</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4f1mdlm">
            <w:r w:rsidDel="00000000" w:rsidR="00000000" w:rsidRPr="00000000">
              <w:rPr>
                <w:rFonts w:ascii="Arial" w:cs="Arial" w:eastAsia="Arial" w:hAnsi="Arial"/>
                <w:color w:val="000000"/>
                <w:sz w:val="24"/>
                <w:szCs w:val="24"/>
                <w:rtl w:val="0"/>
              </w:rPr>
              <w:t xml:space="preserve">3.1.1</w:t>
              <w:tab/>
              <w:t xml:space="preserve">Problemas de comunicação e expressão social</w:t>
              <w:tab/>
              <w:t xml:space="preserve">17</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2u6wntf">
            <w:r w:rsidDel="00000000" w:rsidR="00000000" w:rsidRPr="00000000">
              <w:rPr>
                <w:rFonts w:ascii="Arial" w:cs="Arial" w:eastAsia="Arial" w:hAnsi="Arial"/>
                <w:color w:val="000000"/>
                <w:sz w:val="24"/>
                <w:szCs w:val="24"/>
                <w:rtl w:val="0"/>
              </w:rPr>
              <w:t xml:space="preserve">3.1.2</w:t>
              <w:tab/>
              <w:t xml:space="preserve">Dificuldades de adaptação</w:t>
              <w:tab/>
              <w:t xml:space="preserve">17</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19c6y18">
            <w:r w:rsidDel="00000000" w:rsidR="00000000" w:rsidRPr="00000000">
              <w:rPr>
                <w:rFonts w:ascii="Arial" w:cs="Arial" w:eastAsia="Arial" w:hAnsi="Arial"/>
                <w:color w:val="000000"/>
                <w:sz w:val="24"/>
                <w:szCs w:val="24"/>
                <w:rtl w:val="0"/>
              </w:rPr>
              <w:t xml:space="preserve">3.1.3</w:t>
              <w:tab/>
              <w:t xml:space="preserve">Baixa estima e autoconfiança</w:t>
              <w:tab/>
              <w:t xml:space="preserve">18</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3tbugp1">
            <w:r w:rsidDel="00000000" w:rsidR="00000000" w:rsidRPr="00000000">
              <w:rPr>
                <w:rFonts w:ascii="Arial" w:cs="Arial" w:eastAsia="Arial" w:hAnsi="Arial"/>
                <w:b w:val="1"/>
                <w:color w:val="000000"/>
                <w:sz w:val="24"/>
                <w:szCs w:val="24"/>
                <w:rtl w:val="0"/>
              </w:rPr>
              <w:t xml:space="preserve">3.2</w:t>
              <w:tab/>
              <w:t xml:space="preserve">Redes sociais e a socialização</w:t>
              <w:tab/>
              <w:t xml:space="preserve">18</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28h4qwu">
            <w:r w:rsidDel="00000000" w:rsidR="00000000" w:rsidRPr="00000000">
              <w:rPr>
                <w:rFonts w:ascii="Arial" w:cs="Arial" w:eastAsia="Arial" w:hAnsi="Arial"/>
                <w:color w:val="000000"/>
                <w:sz w:val="24"/>
                <w:szCs w:val="24"/>
                <w:rtl w:val="0"/>
              </w:rPr>
              <w:t xml:space="preserve">3.2.1</w:t>
              <w:tab/>
              <w:t xml:space="preserve">Benefícios das Redes Sociais</w:t>
              <w:tab/>
              <w:t xml:space="preserve">18</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nmf14n">
            <w:r w:rsidDel="00000000" w:rsidR="00000000" w:rsidRPr="00000000">
              <w:rPr>
                <w:rFonts w:ascii="Arial" w:cs="Arial" w:eastAsia="Arial" w:hAnsi="Arial"/>
                <w:color w:val="000000"/>
                <w:sz w:val="24"/>
                <w:szCs w:val="24"/>
                <w:rtl w:val="0"/>
              </w:rPr>
              <w:t xml:space="preserve">3.2.2</w:t>
              <w:tab/>
              <w:t xml:space="preserve">Prejuízo dos usos excessivos das Redes Sociais</w:t>
              <w:tab/>
              <w:t xml:space="preserve">19</w:t>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37m2jsg">
            <w:r w:rsidDel="00000000" w:rsidR="00000000" w:rsidRPr="00000000">
              <w:rPr>
                <w:rFonts w:ascii="Arial" w:cs="Arial" w:eastAsia="Arial" w:hAnsi="Arial"/>
                <w:b w:val="1"/>
                <w:color w:val="000000"/>
                <w:sz w:val="24"/>
                <w:szCs w:val="24"/>
                <w:rtl w:val="0"/>
              </w:rPr>
              <w:t xml:space="preserve">3.3</w:t>
              <w:tab/>
              <w:t xml:space="preserve">Uso das redes sociais na educação</w:t>
              <w:tab/>
              <w:t xml:space="preserve">21</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1mrcu09">
            <w:r w:rsidDel="00000000" w:rsidR="00000000" w:rsidRPr="00000000">
              <w:rPr>
                <w:rFonts w:ascii="Arial" w:cs="Arial" w:eastAsia="Arial" w:hAnsi="Arial"/>
                <w:b w:val="1"/>
                <w:color w:val="000000"/>
                <w:sz w:val="24"/>
                <w:szCs w:val="24"/>
                <w:rtl w:val="0"/>
              </w:rPr>
              <w:t xml:space="preserve">3.4</w:t>
              <w:tab/>
              <w:t xml:space="preserve">Desafios para a integração da tecnologia na educação</w:t>
              <w:tab/>
              <w:t xml:space="preserve">22</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46r0co2">
            <w:r w:rsidDel="00000000" w:rsidR="00000000" w:rsidRPr="00000000">
              <w:rPr>
                <w:rFonts w:ascii="Arial" w:cs="Arial" w:eastAsia="Arial" w:hAnsi="Arial"/>
                <w:b w:val="1"/>
                <w:color w:val="000000"/>
                <w:sz w:val="24"/>
                <w:szCs w:val="24"/>
                <w:rtl w:val="0"/>
              </w:rPr>
              <w:t xml:space="preserve">4</w:t>
              <w:tab/>
              <w:t xml:space="preserve">Conclusão</w:t>
              <w:tab/>
              <w:t xml:space="preserve">26</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2lwamvv">
            <w:r w:rsidDel="00000000" w:rsidR="00000000" w:rsidRPr="00000000">
              <w:rPr>
                <w:rFonts w:ascii="Arial" w:cs="Arial" w:eastAsia="Arial" w:hAnsi="Arial"/>
                <w:b w:val="1"/>
                <w:color w:val="000000"/>
                <w:sz w:val="24"/>
                <w:szCs w:val="24"/>
                <w:rtl w:val="0"/>
              </w:rPr>
              <w:t xml:space="preserve">Referências</w:t>
              <w:tab/>
              <w:t xml:space="preserve">27</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111kx3o">
            <w:r w:rsidDel="00000000" w:rsidR="00000000" w:rsidRPr="00000000">
              <w:rPr>
                <w:rFonts w:ascii="Arial" w:cs="Arial" w:eastAsia="Arial" w:hAnsi="Arial"/>
                <w:color w:val="000000"/>
                <w:sz w:val="24"/>
                <w:szCs w:val="24"/>
                <w:rtl w:val="0"/>
              </w:rPr>
              <w:t xml:space="preserve">APÊNDICE A - Problematização (desenhos feitos em papel)</w:t>
              <w:tab/>
              <w:t xml:space="preserve">28</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206ipza">
            <w:r w:rsidDel="00000000" w:rsidR="00000000" w:rsidRPr="00000000">
              <w:rPr>
                <w:rFonts w:ascii="Arial" w:cs="Arial" w:eastAsia="Arial" w:hAnsi="Arial"/>
                <w:color w:val="000000"/>
                <w:sz w:val="24"/>
                <w:szCs w:val="24"/>
                <w:rtl w:val="0"/>
              </w:rPr>
              <w:t xml:space="preserve">APÊNDICE B - Prototipagem de baixa fidelidade (feito em papel)</w:t>
              <w:tab/>
              <w:t xml:space="preserve">31</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4k668n3">
            <w:r w:rsidDel="00000000" w:rsidR="00000000" w:rsidRPr="00000000">
              <w:rPr>
                <w:rFonts w:ascii="Arial" w:cs="Arial" w:eastAsia="Arial" w:hAnsi="Arial"/>
                <w:color w:val="000000"/>
                <w:sz w:val="24"/>
                <w:szCs w:val="24"/>
                <w:rtl w:val="0"/>
              </w:rPr>
              <w:t xml:space="preserve">APÊNDICE C - Questionário com público-alvo</w:t>
              <w:tab/>
              <w:t xml:space="preserve">34</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2zbgiuw">
            <w:r w:rsidDel="00000000" w:rsidR="00000000" w:rsidRPr="00000000">
              <w:rPr>
                <w:rFonts w:ascii="Arial" w:cs="Arial" w:eastAsia="Arial" w:hAnsi="Arial"/>
                <w:color w:val="000000"/>
                <w:sz w:val="24"/>
                <w:szCs w:val="24"/>
                <w:rtl w:val="0"/>
              </w:rPr>
              <w:t xml:space="preserve">APÊNDICE D – Requisitos</w:t>
              <w:tab/>
              <w:t xml:space="preserve">38</w:t>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1egqt2p">
            <w:r w:rsidDel="00000000" w:rsidR="00000000" w:rsidRPr="00000000">
              <w:rPr>
                <w:rFonts w:ascii="Arial" w:cs="Arial" w:eastAsia="Arial" w:hAnsi="Arial"/>
                <w:color w:val="000000"/>
                <w:sz w:val="24"/>
                <w:szCs w:val="24"/>
                <w:rtl w:val="0"/>
              </w:rPr>
              <w:t xml:space="preserve">APÊNDICE E – Quadro comparativo</w:t>
              <w:tab/>
              <w:t xml:space="preserve">47</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3ygebqi">
            <w:r w:rsidDel="00000000" w:rsidR="00000000" w:rsidRPr="00000000">
              <w:rPr>
                <w:rFonts w:ascii="Arial" w:cs="Arial" w:eastAsia="Arial" w:hAnsi="Arial"/>
                <w:color w:val="000000"/>
                <w:sz w:val="24"/>
                <w:szCs w:val="24"/>
                <w:rtl w:val="0"/>
              </w:rPr>
              <w:t xml:space="preserve">APÊNDICE F – Casos de uso</w:t>
              <w:tab/>
              <w:t xml:space="preserve">54</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563c1"/>
              <w:sz w:val="24"/>
              <w:szCs w:val="24"/>
              <w:u w:val="single"/>
            </w:rPr>
          </w:pPr>
          <w:hyperlink w:anchor="_heading=h.sqyw64">
            <w:r w:rsidDel="00000000" w:rsidR="00000000" w:rsidRPr="00000000">
              <w:rPr>
                <w:rFonts w:ascii="Arial" w:cs="Arial" w:eastAsia="Arial" w:hAnsi="Arial"/>
                <w:color w:val="000000"/>
                <w:sz w:val="24"/>
                <w:szCs w:val="24"/>
                <w:rtl w:val="0"/>
              </w:rPr>
              <w:t xml:space="preserve">APÊNDICE G – Tabelas de Cronograma</w:t>
              <w:tab/>
              <w:t xml:space="preserve">58</w:t>
            </w:r>
          </w:hyperlink>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b w:val="1"/>
              <w:color w:val="0563c1"/>
              <w:sz w:val="24"/>
              <w:szCs w:val="24"/>
              <w:u w:val="single"/>
            </w:rPr>
          </w:pPr>
          <w:hyperlink w:anchor="_heading=h.4bvk7pj">
            <w:r w:rsidDel="00000000" w:rsidR="00000000" w:rsidRPr="00000000">
              <w:rPr>
                <w:rFonts w:ascii="Arial" w:cs="Arial" w:eastAsia="Arial" w:hAnsi="Arial"/>
                <w:b w:val="1"/>
                <w:color w:val="000000"/>
                <w:sz w:val="24"/>
                <w:szCs w:val="24"/>
                <w:rtl w:val="0"/>
              </w:rPr>
              <w:t xml:space="preserve">ANEXO A</w:t>
              <w:tab/>
              <w:t xml:space="preserve">61</w:t>
            </w:r>
          </w:hyperlink>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leader="none" w:pos="284"/>
              <w:tab w:val="left" w:leader="none" w:pos="709"/>
              <w:tab w:val="right" w:leader="none" w:pos="9061"/>
            </w:tabs>
            <w:spacing w:after="0" w:line="360" w:lineRule="auto"/>
            <w:ind w:left="426" w:hanging="426"/>
            <w:rPr>
              <w:rFonts w:ascii="Arial" w:cs="Arial" w:eastAsia="Arial" w:hAnsi="Arial"/>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rPr>
          <w:rFonts w:ascii="Arial" w:cs="Arial" w:eastAsia="Arial" w:hAnsi="Arial"/>
          <w:sz w:val="24"/>
          <w:szCs w:val="24"/>
        </w:rPr>
        <w:sectPr>
          <w:headerReference r:id="rId9" w:type="default"/>
          <w:pgSz w:h="16838" w:w="11906" w:orient="portrait"/>
          <w:pgMar w:bottom="1134" w:top="1701" w:left="1701" w:right="1134" w:header="708" w:footer="708"/>
          <w:pgNumType w:start="1"/>
        </w:sectPr>
      </w:pPr>
      <w:r w:rsidDel="00000000" w:rsidR="00000000" w:rsidRPr="00000000">
        <w:rPr>
          <w:rtl w:val="0"/>
        </w:rPr>
      </w:r>
    </w:p>
    <w:p w:rsidR="00000000" w:rsidDel="00000000" w:rsidP="00000000" w:rsidRDefault="00000000" w:rsidRPr="00000000" w14:paraId="0000007F">
      <w:pPr>
        <w:pStyle w:val="Heading1"/>
        <w:numPr>
          <w:ilvl w:val="0"/>
          <w:numId w:val="2"/>
        </w:numPr>
        <w:ind w:left="284" w:hanging="284"/>
        <w:rPr/>
      </w:pPr>
      <w:bookmarkStart w:colFirst="0" w:colLast="0" w:name="_heading=h.2jxsxqh" w:id="0"/>
      <w:bookmarkEnd w:id="0"/>
      <w:sdt>
        <w:sdtPr>
          <w:tag w:val="goog_rdk_3"/>
        </w:sdtPr>
        <w:sdtContent>
          <w:commentRangeStart w:id="3"/>
        </w:sdtContent>
      </w:sdt>
      <w:r w:rsidDel="00000000" w:rsidR="00000000" w:rsidRPr="00000000">
        <w:rPr>
          <w:rtl w:val="0"/>
        </w:rPr>
        <w:t xml:space="preserve">INTRODUÇÃO</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0">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Milhares de pessoas em todo o mundo apresentam certa dificuldade em socializar com outros indivíduos. Em alguns casos, esse obstáculo pode ser maior do que o ideal, dificultando o cotidiano. Essa complicação, denominada Fobia Social por estudiosos, apresenta-se como um impeditivo para que alguém interaja com colegas de trabalho, amigos, ou mesmo familiares mais próximos.</w:t>
      </w:r>
    </w:p>
    <w:p w:rsidR="00000000" w:rsidDel="00000000" w:rsidP="00000000" w:rsidRDefault="00000000" w:rsidRPr="00000000" w14:paraId="00000081">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foi dito, a socialização é uma necessidade básica do ser humano. Dessa forma, apresentar certa dificuldade em socializar não é algo comum, em especial quando recorrente. Tal comportamento, pode afetar a vida do cidadão, bem como seu futuro, principalmente se for referente a um receio ou falta de vontade. </w:t>
      </w:r>
    </w:p>
    <w:p w:rsidR="00000000" w:rsidDel="00000000" w:rsidP="00000000" w:rsidRDefault="00000000" w:rsidRPr="00000000" w14:paraId="00000082">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Pensando nessa necessidade básica, foi estabelecido algo que pudesse facilitar diariamente a vida do indivíduo que possui as tais dificuldades acima, visando a fácil comunicação entre pessoas que, mesmo indiretamente, podem ajudar outras. Nessa proposta, recorremos ao ambiente escolar, uma vez que, durante </w:t>
      </w:r>
      <w:sdt>
        <w:sdtPr>
          <w:tag w:val="goog_rdk_4"/>
        </w:sdtPr>
        <w:sdtContent>
          <w:commentRangeStart w:id="4"/>
        </w:sdtContent>
      </w:sdt>
      <w:r w:rsidDel="00000000" w:rsidR="00000000" w:rsidRPr="00000000">
        <w:rPr>
          <w:rFonts w:ascii="Arial" w:cs="Arial" w:eastAsia="Arial" w:hAnsi="Arial"/>
          <w:sz w:val="24"/>
          <w:szCs w:val="24"/>
          <w:rtl w:val="0"/>
        </w:rPr>
        <w:t xml:space="preserve">pequenas observações aos discentes da instituição</w:t>
      </w:r>
      <w:commentRangeEnd w:id="4"/>
      <w:r w:rsidDel="00000000" w:rsidR="00000000" w:rsidRPr="00000000">
        <w:commentReference w:id="4"/>
      </w:r>
      <w:r w:rsidDel="00000000" w:rsidR="00000000" w:rsidRPr="00000000">
        <w:rPr>
          <w:rFonts w:ascii="Arial" w:cs="Arial" w:eastAsia="Arial" w:hAnsi="Arial"/>
          <w:sz w:val="24"/>
          <w:szCs w:val="24"/>
          <w:rtl w:val="0"/>
        </w:rPr>
        <w:t xml:space="preserve">, no qual, </w:t>
      </w:r>
      <w:sdt>
        <w:sdtPr>
          <w:tag w:val="goog_rdk_5"/>
        </w:sdtPr>
        <w:sdtContent>
          <w:commentRangeStart w:id="5"/>
        </w:sdtContent>
      </w:sdt>
      <w:r w:rsidDel="00000000" w:rsidR="00000000" w:rsidRPr="00000000">
        <w:rPr>
          <w:rFonts w:ascii="Arial" w:cs="Arial" w:eastAsia="Arial" w:hAnsi="Arial"/>
          <w:sz w:val="24"/>
          <w:szCs w:val="24"/>
          <w:rtl w:val="0"/>
        </w:rPr>
        <w:t xml:space="preserve">os responsáveis pelo projeto</w:t>
      </w:r>
      <w:commentRangeEnd w:id="5"/>
      <w:r w:rsidDel="00000000" w:rsidR="00000000" w:rsidRPr="00000000">
        <w:commentReference w:id="5"/>
      </w:r>
      <w:r w:rsidDel="00000000" w:rsidR="00000000" w:rsidRPr="00000000">
        <w:rPr>
          <w:rFonts w:ascii="Arial" w:cs="Arial" w:eastAsia="Arial" w:hAnsi="Arial"/>
          <w:sz w:val="24"/>
          <w:szCs w:val="24"/>
          <w:rtl w:val="0"/>
        </w:rPr>
        <w:t xml:space="preserve"> são membros, alguns alunos tendem a ter muita dificuldade em socializar, principalmente os recém-chegados.</w:t>
      </w:r>
    </w:p>
    <w:p w:rsidR="00000000" w:rsidDel="00000000" w:rsidP="00000000" w:rsidRDefault="00000000" w:rsidRPr="00000000" w14:paraId="00000083">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Entretanto, o público-alvo não se limitaria somente ao caso dos introvertidos. A proposição conta com funcionalidades de tutoria e até mesmo desenvolvimento da +vida profissional. Com grupos de estudos e notícias da atualidade, o usuário pode decidir se deseja se comunicar com outras pessoas para o fim social ou acadêmico.</w:t>
      </w:r>
    </w:p>
    <w:p w:rsidR="00000000" w:rsidDel="00000000" w:rsidP="00000000" w:rsidRDefault="00000000" w:rsidRPr="00000000" w14:paraId="00000084">
      <w:pPr>
        <w:pStyle w:val="Heading2"/>
        <w:numPr>
          <w:ilvl w:val="1"/>
          <w:numId w:val="5"/>
        </w:numPr>
        <w:ind w:left="284" w:hanging="284"/>
        <w:rPr/>
      </w:pPr>
      <w:bookmarkStart w:colFirst="0" w:colLast="0" w:name="_heading=h.z337ya" w:id="1"/>
      <w:bookmarkEnd w:id="1"/>
      <w:r w:rsidDel="00000000" w:rsidR="00000000" w:rsidRPr="00000000">
        <w:rPr>
          <w:rtl w:val="0"/>
        </w:rPr>
        <w:t xml:space="preserve">Objetivos gerais </w:t>
      </w:r>
    </w:p>
    <w:p w:rsidR="00000000" w:rsidDel="00000000" w:rsidP="00000000" w:rsidRDefault="00000000" w:rsidRPr="00000000" w14:paraId="00000085">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trabalho, será desenvolvido uma aplicação web em Javascript, junto aos seus frameworks, sendo um dos aspectos principais, o fato de ser usado de forma simples pelo usuário, visando a facilidade na comunicação e socialização entres as pessoas que optarem em utilizar essa</w:t>
      </w:r>
      <w:sdt>
        <w:sdtPr>
          <w:tag w:val="goog_rdk_6"/>
        </w:sdtPr>
        <w:sdtContent>
          <w:ins w:author="PAULO ROGÉRIO NEVES DE OLIVEIRA" w:id="0" w:date="2023-09-02T21:29:00Z">
            <w:r w:rsidDel="00000000" w:rsidR="00000000" w:rsidRPr="00000000">
              <w:rPr>
                <w:rFonts w:ascii="Arial" w:cs="Arial" w:eastAsia="Arial" w:hAnsi="Arial"/>
                <w:sz w:val="24"/>
                <w:szCs w:val="24"/>
                <w:rtl w:val="0"/>
              </w:rPr>
              <w:t xml:space="preserve"> aplicação</w:t>
            </w:r>
          </w:ins>
        </w:sdtContent>
      </w:sdt>
      <w:sdt>
        <w:sdtPr>
          <w:tag w:val="goog_rdk_7"/>
        </w:sdtPr>
        <w:sdtContent>
          <w:del w:author="PAULO ROGÉRIO NEVES DE OLIVEIRA" w:id="0" w:date="2023-09-02T21:29:00Z">
            <w:r w:rsidDel="00000000" w:rsidR="00000000" w:rsidRPr="00000000">
              <w:rPr>
                <w:rFonts w:ascii="Arial" w:cs="Arial" w:eastAsia="Arial" w:hAnsi="Arial"/>
                <w:sz w:val="24"/>
                <w:szCs w:val="24"/>
                <w:rtl w:val="0"/>
              </w:rPr>
              <w:delText xml:space="preserve"> projeto</w:delText>
            </w:r>
          </w:del>
        </w:sdtContent>
      </w:sdt>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6">
      <w:pPr>
        <w:pStyle w:val="Heading2"/>
        <w:numPr>
          <w:ilvl w:val="1"/>
          <w:numId w:val="5"/>
        </w:numPr>
        <w:ind w:left="284" w:hanging="284"/>
        <w:rPr/>
      </w:pPr>
      <w:bookmarkStart w:colFirst="0" w:colLast="0" w:name="_heading=h.3j2qqm3" w:id="2"/>
      <w:bookmarkEnd w:id="2"/>
      <w:r w:rsidDel="00000000" w:rsidR="00000000" w:rsidRPr="00000000">
        <w:rPr>
          <w:rtl w:val="0"/>
        </w:rPr>
        <w:t xml:space="preserve">Objetivos específicos</w:t>
      </w:r>
    </w:p>
    <w:p w:rsidR="00000000" w:rsidDel="00000000" w:rsidP="00000000" w:rsidRDefault="00000000" w:rsidRPr="00000000" w14:paraId="00000087">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Tal aplicação será feita com o objetivo de estabelecer uma maior comunicação, principalmente para aquelas pessoas que possuem uma </w:t>
      </w:r>
      <w:sdt>
        <w:sdtPr>
          <w:tag w:val="goog_rdk_8"/>
        </w:sdtPr>
        <w:sdtContent>
          <w:commentRangeStart w:id="6"/>
        </w:sdtContent>
      </w:sdt>
      <w:r w:rsidDel="00000000" w:rsidR="00000000" w:rsidRPr="00000000">
        <w:rPr>
          <w:rFonts w:ascii="Arial" w:cs="Arial" w:eastAsia="Arial" w:hAnsi="Arial"/>
          <w:sz w:val="24"/>
          <w:szCs w:val="24"/>
          <w:rtl w:val="0"/>
        </w:rPr>
        <w:t xml:space="preserve">maior dificuldade</w:t>
      </w:r>
      <w:commentRangeEnd w:id="6"/>
      <w:r w:rsidDel="00000000" w:rsidR="00000000" w:rsidRPr="00000000">
        <w:commentReference w:id="6"/>
      </w:r>
      <w:r w:rsidDel="00000000" w:rsidR="00000000" w:rsidRPr="00000000">
        <w:rPr>
          <w:rFonts w:ascii="Arial" w:cs="Arial" w:eastAsia="Arial" w:hAnsi="Arial"/>
          <w:sz w:val="24"/>
          <w:szCs w:val="24"/>
          <w:rtl w:val="0"/>
        </w:rPr>
        <w:t xml:space="preserve">. No entanto, nosso objetivo não é apenas focar no aspecto social, mas também, na parte estudantil, trazendo ao usuário a opção de encontrar pessoas que também possuem essa opção como parâmetro para formar um grupo de estudos, conversa ou até mesmo um caminho para a vida profissional.</w:t>
      </w:r>
    </w:p>
    <w:p w:rsidR="00000000" w:rsidDel="00000000" w:rsidP="00000000" w:rsidRDefault="00000000" w:rsidRPr="00000000" w14:paraId="00000088">
      <w:pPr>
        <w:pStyle w:val="Heading2"/>
        <w:numPr>
          <w:ilvl w:val="1"/>
          <w:numId w:val="5"/>
        </w:numPr>
        <w:ind w:left="284" w:hanging="284"/>
        <w:rPr/>
      </w:pPr>
      <w:bookmarkStart w:colFirst="0" w:colLast="0" w:name="_heading=h.1y810tw" w:id="3"/>
      <w:bookmarkEnd w:id="3"/>
      <w:sdt>
        <w:sdtPr>
          <w:tag w:val="goog_rdk_9"/>
        </w:sdtPr>
        <w:sdtContent>
          <w:commentRangeStart w:id="7"/>
        </w:sdtContent>
      </w:sdt>
      <w:r w:rsidDel="00000000" w:rsidR="00000000" w:rsidRPr="00000000">
        <w:rPr>
          <w:rtl w:val="0"/>
        </w:rPr>
        <w:t xml:space="preserve">Justificativa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9">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partir de uma breve reflexão, concluiu-se que, a falta de socialização entre alunos pode ser um grande empecilho, uma vez a formação socioemocional é de extrema importância para a vida em diferentes aspectos. Através desses momentos reflexivos, chegou-se à conclusão de que, ao fazer algo que pudesse proporcionar o bem-estar mental dos indivíduos, pode mudar como eles se comportam, aumentando a autoestima, sociabilidade, confiança e trazendo até mesmo um maior desempenho em atividades acadêmicas, uma vez que teriam em sua bagagem bons relacionamentos sociais.  </w:t>
      </w:r>
    </w:p>
    <w:p w:rsidR="00000000" w:rsidDel="00000000" w:rsidP="00000000" w:rsidRDefault="00000000" w:rsidRPr="00000000" w14:paraId="0000008A">
      <w:pPr>
        <w:spacing w:after="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spacing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numPr>
          <w:ilvl w:val="0"/>
          <w:numId w:val="2"/>
        </w:numPr>
        <w:ind w:left="284" w:hanging="284"/>
        <w:rPr/>
      </w:pPr>
      <w:bookmarkStart w:colFirst="0" w:colLast="0" w:name="_heading=h.4i7ojhp" w:id="4"/>
      <w:bookmarkEnd w:id="4"/>
      <w:sdt>
        <w:sdtPr>
          <w:tag w:val="goog_rdk_10"/>
        </w:sdtPr>
        <w:sdtContent>
          <w:commentRangeStart w:id="8"/>
        </w:sdtContent>
      </w:sdt>
      <w:r w:rsidDel="00000000" w:rsidR="00000000" w:rsidRPr="00000000">
        <w:rPr>
          <w:rtl w:val="0"/>
        </w:rPr>
        <w:t xml:space="preserve">Desenvolvimento</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D">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desenvolvimento desse projeto será focado em proporcionar uma experiência de usuário excepcional, com uma interface intuitiva e responsiva. O React, com sua abordagem baseada em componentes, permite criar interfaces modulares e reutilizáveis, facilitando a manutenção do código e a implementação de novos recursos. Além disso, a biblioteca oferece uma comunidade ativa e um ecossistema próspero de ferramentas e bibliotecas complementares, o que contribui para a eficiência do desenvolvimento. </w:t>
      </w:r>
    </w:p>
    <w:p w:rsidR="00000000" w:rsidDel="00000000" w:rsidP="00000000" w:rsidRDefault="00000000" w:rsidRPr="00000000" w14:paraId="0000008E">
      <w:pPr>
        <w:pStyle w:val="Heading2"/>
        <w:numPr>
          <w:ilvl w:val="1"/>
          <w:numId w:val="3"/>
        </w:numPr>
        <w:ind w:left="720" w:hanging="720"/>
        <w:rPr/>
      </w:pPr>
      <w:bookmarkStart w:colFirst="0" w:colLast="0" w:name="_heading=h.2xcytpi" w:id="5"/>
      <w:bookmarkEnd w:id="5"/>
      <w:sdt>
        <w:sdtPr>
          <w:tag w:val="goog_rdk_11"/>
        </w:sdtPr>
        <w:sdtContent>
          <w:commentRangeStart w:id="9"/>
        </w:sdtContent>
      </w:sdt>
      <w:r w:rsidDel="00000000" w:rsidR="00000000" w:rsidRPr="00000000">
        <w:rPr>
          <w:rtl w:val="0"/>
        </w:rPr>
        <w:t xml:space="preserve">Levantamento e Especificação de Requisitos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F">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compreensão clara e completa dos requisitos que deveriam ser atendidos no projeto, será feito um levantamento de requisitos minucioso  e para isso, será utilizado algumas técnicas para essa realização. Essas técnicas foram o brainstorm, onde o grupo se juntará e imaginanará possíveis requisitos necessários para a aplicação. A prototipagem de baixa e média fidelidade, que tem o objetivo de mostrar possíveis requisitos através da construção de algumas telas (serão anexadas no Apêndice B), e os Casos de uso que serve para descrever a interação do sistema e o usuário, que também se encontrará no Apêndice A. E o quadro comparativo, que é a comparação dos requisitos, protótipos e casos de uso. Todas essas técnicas e outras que serão citadas no próximo tópico, servirão para levantar e especificar os requisitos.</w:t>
      </w:r>
    </w:p>
    <w:p w:rsidR="00000000" w:rsidDel="00000000" w:rsidP="00000000" w:rsidRDefault="00000000" w:rsidRPr="00000000" w14:paraId="00000090">
      <w:pPr>
        <w:pStyle w:val="Heading3"/>
        <w:numPr>
          <w:ilvl w:val="2"/>
          <w:numId w:val="3"/>
        </w:numPr>
        <w:ind w:left="284" w:hanging="284"/>
        <w:rPr/>
      </w:pPr>
      <w:bookmarkStart w:colFirst="0" w:colLast="0" w:name="_heading=h.1ci93xb" w:id="6"/>
      <w:bookmarkEnd w:id="6"/>
      <w:sdt>
        <w:sdtPr>
          <w:tag w:val="goog_rdk_12"/>
        </w:sdtPr>
        <w:sdtContent>
          <w:commentRangeStart w:id="10"/>
        </w:sdtContent>
      </w:sdt>
      <w:r w:rsidDel="00000000" w:rsidR="00000000" w:rsidRPr="00000000">
        <w:rPr>
          <w:rtl w:val="0"/>
        </w:rPr>
        <w:t xml:space="preserve">Técnica de levantamento de requisitos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1">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levantamento e Especificações de requisitos, serão utilizadas  algumas técnicas, nas quais, cada uma tinha sua forma de ser aplicada e desenvolvida, mas todas essas técnicas auxiliam o grupo a desenvolver os requisitos! Essas técnicas foram: Brainstorm, questionário com o público-alvo, Casos de Uso, técnica de pesquisa, quadro comparativo e prototipagem. Algumas dessas técnicas estão anexadas nos apêndices.</w:t>
      </w:r>
    </w:p>
    <w:p w:rsidR="00000000" w:rsidDel="00000000" w:rsidP="00000000" w:rsidRDefault="00000000" w:rsidRPr="00000000" w14:paraId="00000092">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3">
      <w:pPr>
        <w:spacing w:after="12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pStyle w:val="Heading3"/>
        <w:numPr>
          <w:ilvl w:val="2"/>
          <w:numId w:val="3"/>
        </w:numPr>
        <w:ind w:left="284" w:hanging="284"/>
        <w:rPr/>
      </w:pPr>
      <w:bookmarkStart w:colFirst="0" w:colLast="0" w:name="_heading=h.3whwml4" w:id="7"/>
      <w:bookmarkEnd w:id="7"/>
      <w:sdt>
        <w:sdtPr>
          <w:tag w:val="goog_rdk_13"/>
        </w:sdtPr>
        <w:sdtContent>
          <w:commentRangeStart w:id="11"/>
        </w:sdtContent>
      </w:sdt>
      <w:r w:rsidDel="00000000" w:rsidR="00000000" w:rsidRPr="00000000">
        <w:rPr>
          <w:rtl w:val="0"/>
        </w:rPr>
        <w:t xml:space="preserve">Requisitos funcionais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5">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requisitos funcionais serão a base para o desenvolvimento da nossa  aplicação, pois nele definiremos o que o sistema deverá fazer, quais funções ele deve ser capaz de realizar. </w:t>
      </w:r>
    </w:p>
    <w:p w:rsidR="00000000" w:rsidDel="00000000" w:rsidP="00000000" w:rsidRDefault="00000000" w:rsidRPr="00000000" w14:paraId="00000096">
      <w:pPr>
        <w:pStyle w:val="Heading3"/>
        <w:numPr>
          <w:ilvl w:val="2"/>
          <w:numId w:val="3"/>
        </w:numPr>
        <w:ind w:left="284" w:hanging="284"/>
        <w:rPr/>
      </w:pPr>
      <w:bookmarkStart w:colFirst="0" w:colLast="0" w:name="_heading=h.2bn6wsx" w:id="8"/>
      <w:bookmarkEnd w:id="8"/>
      <w:sdt>
        <w:sdtPr>
          <w:tag w:val="goog_rdk_14"/>
        </w:sdtPr>
        <w:sdtContent>
          <w:commentRangeStart w:id="12"/>
        </w:sdtContent>
      </w:sdt>
      <w:r w:rsidDel="00000000" w:rsidR="00000000" w:rsidRPr="00000000">
        <w:rPr>
          <w:rtl w:val="0"/>
        </w:rPr>
        <w:t xml:space="preserve">Requisitos Não Funcionais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7">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requisitos não funcionais serão essenciais para entender o que será necessário para que o nosso a aplicação funcione.  Nela percebeu-se que os principais atributos e características teria que ser implementados para  o sistema atender os padrões de desempenho e qualidade adequados para os usuários.</w:t>
      </w:r>
    </w:p>
    <w:p w:rsidR="00000000" w:rsidDel="00000000" w:rsidP="00000000" w:rsidRDefault="00000000" w:rsidRPr="00000000" w14:paraId="00000098">
      <w:pPr>
        <w:pStyle w:val="Heading3"/>
        <w:numPr>
          <w:ilvl w:val="2"/>
          <w:numId w:val="3"/>
        </w:numPr>
        <w:ind w:left="284" w:hanging="284"/>
        <w:rPr/>
      </w:pPr>
      <w:bookmarkStart w:colFirst="0" w:colLast="0" w:name="_heading=h.qsh70q" w:id="9"/>
      <w:bookmarkEnd w:id="9"/>
      <w:sdt>
        <w:sdtPr>
          <w:tag w:val="goog_rdk_15"/>
        </w:sdtPr>
        <w:sdtContent>
          <w:commentRangeStart w:id="13"/>
        </w:sdtContent>
      </w:sdt>
      <w:r w:rsidDel="00000000" w:rsidR="00000000" w:rsidRPr="00000000">
        <w:rPr>
          <w:rtl w:val="0"/>
        </w:rPr>
        <w:t xml:space="preserve">Prototipagem</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9">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prototipação das possíveis telas a serem feitas, tanto em baixa fidelidade (serão apresentadas no Apêndice B) quanto em média fidelidade (apresentada no Apêndice F), será de grande ajuda para o entendimento de como tudo deverá ser feito, e quais terão que ser os primeiros detalhes a serem desenvolvidos para que o projeto ande da maneira esperada. Com o desenvolvimento destes protótipos, desde o início do projeto, será possível iniciar a codificação desde cedo, o que ajudará no adiantamento do desenvolvimento.</w:t>
      </w:r>
    </w:p>
    <w:p w:rsidR="00000000" w:rsidDel="00000000" w:rsidP="00000000" w:rsidRDefault="00000000" w:rsidRPr="00000000" w14:paraId="0000009A">
      <w:pPr>
        <w:pStyle w:val="Heading2"/>
        <w:numPr>
          <w:ilvl w:val="1"/>
          <w:numId w:val="2"/>
        </w:numPr>
        <w:ind w:left="142" w:hanging="142"/>
        <w:rPr/>
      </w:pPr>
      <w:bookmarkStart w:colFirst="0" w:colLast="0" w:name="_heading=h.3as4poj" w:id="10"/>
      <w:bookmarkEnd w:id="10"/>
      <w:sdt>
        <w:sdtPr>
          <w:tag w:val="goog_rdk_16"/>
        </w:sdtPr>
        <w:sdtContent>
          <w:commentRangeStart w:id="14"/>
        </w:sdtContent>
      </w:sdt>
      <w:r w:rsidDel="00000000" w:rsidR="00000000" w:rsidRPr="00000000">
        <w:rPr>
          <w:rtl w:val="0"/>
        </w:rPr>
        <w:t xml:space="preserve">Estudo de </w:t>
      </w:r>
      <w:sdt>
        <w:sdtPr>
          <w:tag w:val="goog_rdk_17"/>
        </w:sdtPr>
        <w:sdtContent>
          <w:commentRangeStart w:id="15"/>
        </w:sdtContent>
      </w:sdt>
      <w:r w:rsidDel="00000000" w:rsidR="00000000" w:rsidRPr="00000000">
        <w:rPr>
          <w:rtl w:val="0"/>
        </w:rPr>
        <w:t xml:space="preserve">Viabilidade</w:t>
      </w:r>
      <w:commentRangeEnd w:id="15"/>
      <w:r w:rsidDel="00000000" w:rsidR="00000000" w:rsidRPr="00000000">
        <w:commentReference w:id="15"/>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9B">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a realização do estudo de viabilidade, serão analisados diversos aspectos relevantes para o desenvolvimento ada aplicação, como custos envolvidos, recursos necessários, prazos de execução, possíveis riscos e oportunidades, dentre outros. O resultado do estudo de viabilidade é um fator de referência essencial para a equipe. Ela fornece informações detalhadas que ajudam na tomada de decisões, e ajuda no planejamento e na definição de metas.</w:t>
      </w:r>
    </w:p>
    <w:p w:rsidR="00000000" w:rsidDel="00000000" w:rsidP="00000000" w:rsidRDefault="00000000" w:rsidRPr="00000000" w14:paraId="0000009C">
      <w:pPr>
        <w:pStyle w:val="Heading3"/>
        <w:numPr>
          <w:ilvl w:val="2"/>
          <w:numId w:val="6"/>
        </w:numPr>
        <w:ind w:left="284" w:hanging="284"/>
        <w:rPr/>
      </w:pPr>
      <w:bookmarkStart w:colFirst="0" w:colLast="0" w:name="_heading=h.1pxezwc" w:id="11"/>
      <w:bookmarkEnd w:id="11"/>
      <w:sdt>
        <w:sdtPr>
          <w:tag w:val="goog_rdk_18"/>
        </w:sdtPr>
        <w:sdtContent>
          <w:commentRangeStart w:id="16"/>
        </w:sdtContent>
      </w:sdt>
      <w:r w:rsidDel="00000000" w:rsidR="00000000" w:rsidRPr="00000000">
        <w:rPr>
          <w:rtl w:val="0"/>
        </w:rPr>
        <w:t xml:space="preserve">Viabilidade de técnica</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9D">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Tendo em vista a complexidade do projeto, a viabilidade técnica se torna uma das maiores prioridades. O sistema será uma web aplicação e, aspectos como compatibilidade com navegadores, responsividade, escalabilidade, segurança, performance, manutenção e suporte e controle de acesso, será de certa forma complexa. Entretanto, a arquitetura utilizada para o desenvolvimento do workflow (fluxo de trabalho) será pensada justamente nesta complexidade, o que poderá ser visto mais adiante ainda neste texto. Para a elaboração do projeto, utiliza-se-á a constante ideia da realização de brainstormings e sprints, que são reuniões da metodologia ágil Scrum. Nessas reuniões, debate-se sobre o progresso e o desenvolvimento da equipe, além de possíveis ideias e melhorias para o código e o próprio sistema. A principal tecnologia utilizada no projeto será Javascript. Na equipe, todos possuem experiências significativas com a linguagem, facilitando o desenvolvimento do projeto. Entre os integrantes, o facilitador da equipe de trabalho é o que mais possui contato com a linguagem. Além disso, a IDE que todos os integrantes concordaram em utilizar é o Visual Studio Code, por conta de todos estarem acostumados a utilizá-la e a versatilidade e manuseio que ela proporciona. Os integrantes da equipe já possuem algum conhecimento com a linguagem antes do início do projeto. Entretanto, devido a quantidade de ferramentas e ao tamanho do projeto, a equipe continua estudando para o desenvolvimento da aplicação. Isto se aplica a própria linguagem e os frameworks que serão utilizados no sistema. Em virtude dos aspectos abordados, um treinamento é feito após as reuniões para aprimorar ainda mais os conhecimentos da equipe e tornar um possível sistema em uma aplicação real. A aplicação será complexa, e, portanto, serão necessárias várias ferramentas e frameworks para o auxílio do desenvolvimento. Concluiu-se que, a principal ferramenta, dentre as mais renomadas tecnologias de Desenvolvimento Frontend, o framework React.js, uma biblioteca Javascript de desenvolvimento web, será o ideal para o desenvolvimento da aplicação, uma vez que, conta com funcionalidades que atendem os requisitos da aplicação. Cogitou-se outras tecnologias similares, como Svelte.js, Angular.js, Vue.js e Next.js, porém, o tempo necessário para adquirir experiência em algum destes outros 5 frameworks seria muito alto, podendo não bater com o prazo de entrega final da aplicação. Segue abaixo uma tabela detalhada sobre as tecnologias que serão utilizadas no projeto. Todas as tabelas a seguir foram feitas com base em brainstormings que foram realizados com o objetivo de listar as tecnologias e seus respectivos domínios:</w:t>
      </w:r>
    </w:p>
    <w:tbl>
      <w:tblPr>
        <w:tblStyle w:val="Table1"/>
        <w:tblW w:w="9061.0" w:type="dxa"/>
        <w:jc w:val="left"/>
        <w:tblBorders>
          <w:top w:color="000000" w:space="0" w:sz="4" w:val="single"/>
          <w:left w:color="000000" w:space="0" w:sz="4" w:val="single"/>
          <w:bottom w:color="000000" w:space="0" w:sz="4" w:val="single"/>
          <w:right w:color="000000" w:space="0" w:sz="4" w:val="single"/>
          <w:insideH w:color="666666" w:space="0" w:sz="4" w:val="single"/>
          <w:insideV w:color="666666" w:space="0" w:sz="4" w:val="single"/>
        </w:tblBorders>
        <w:tblLayout w:type="fixed"/>
        <w:tblLook w:val="04A0"/>
      </w:tblPr>
      <w:tblGrid>
        <w:gridCol w:w="3020"/>
        <w:gridCol w:w="3020"/>
        <w:gridCol w:w="3021"/>
        <w:tblGridChange w:id="0">
          <w:tblGrid>
            <w:gridCol w:w="3020"/>
            <w:gridCol w:w="3020"/>
            <w:gridCol w:w="3021"/>
          </w:tblGrid>
        </w:tblGridChange>
      </w:tblGrid>
      <w:tr>
        <w:trPr>
          <w:cantSplit w:val="0"/>
          <w:tblHeader w:val="0"/>
        </w:trPr>
        <w:tc>
          <w:tcPr/>
          <w:p w:rsidR="00000000" w:rsidDel="00000000" w:rsidP="00000000" w:rsidRDefault="00000000" w:rsidRPr="00000000" w14:paraId="0000009E">
            <w:pPr>
              <w:spacing w:line="360" w:lineRule="auto"/>
              <w:jc w:val="center"/>
              <w:rPr>
                <w:rFonts w:ascii="Arial" w:cs="Arial" w:eastAsia="Arial" w:hAnsi="Arial"/>
                <w:sz w:val="24"/>
                <w:szCs w:val="24"/>
              </w:rPr>
            </w:pPr>
            <w:sdt>
              <w:sdtPr>
                <w:tag w:val="goog_rdk_19"/>
              </w:sdtPr>
              <w:sdtContent>
                <w:commentRangeStart w:id="17"/>
              </w:sdtContent>
            </w:sdt>
            <w:sdt>
              <w:sdtPr>
                <w:tag w:val="goog_rdk_20"/>
              </w:sdtPr>
              <w:sdtContent>
                <w:commentRangeStart w:id="18"/>
              </w:sdtContent>
            </w:sdt>
            <w:r w:rsidDel="00000000" w:rsidR="00000000" w:rsidRPr="00000000">
              <w:rPr>
                <w:rFonts w:ascii="Arial" w:cs="Arial" w:eastAsia="Arial" w:hAnsi="Arial"/>
                <w:sz w:val="24"/>
                <w:szCs w:val="24"/>
                <w:rtl w:val="0"/>
              </w:rPr>
              <w:t xml:space="preserve">Tecnologias</w:t>
            </w:r>
          </w:p>
        </w:tc>
        <w:tc>
          <w:tcPr/>
          <w:p w:rsidR="00000000" w:rsidDel="00000000" w:rsidP="00000000" w:rsidRDefault="00000000" w:rsidRPr="00000000" w14:paraId="0000009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Domínio (em %)</w:t>
            </w:r>
          </w:p>
        </w:tc>
        <w:tc>
          <w:tcPr/>
          <w:p w:rsidR="00000000" w:rsidDel="00000000" w:rsidP="00000000" w:rsidRDefault="00000000" w:rsidRPr="00000000" w14:paraId="000000A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Descrição</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tc>
      </w:tr>
      <w:tr>
        <w:trPr>
          <w:cantSplit w:val="0"/>
          <w:tblHeader w:val="0"/>
        </w:trPr>
        <w:tc>
          <w:tcPr/>
          <w:p w:rsidR="00000000" w:rsidDel="00000000" w:rsidP="00000000" w:rsidRDefault="00000000" w:rsidRPr="00000000" w14:paraId="000000A1">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React</w:t>
            </w:r>
            <w:r w:rsidDel="00000000" w:rsidR="00000000" w:rsidRPr="00000000">
              <w:rPr>
                <w:rtl w:val="0"/>
              </w:rPr>
            </w:r>
          </w:p>
        </w:tc>
        <w:tc>
          <w:tcPr/>
          <w:p w:rsidR="00000000" w:rsidDel="00000000" w:rsidP="00000000" w:rsidRDefault="00000000" w:rsidRPr="00000000" w14:paraId="000000A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p w:rsidR="00000000" w:rsidDel="00000000" w:rsidP="00000000" w:rsidRDefault="00000000" w:rsidRPr="00000000" w14:paraId="000000A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framework de desenvolvimento web que visa facilitar a criação de projetos</w:t>
            </w:r>
          </w:p>
        </w:tc>
      </w:tr>
      <w:tr>
        <w:trPr>
          <w:cantSplit w:val="0"/>
          <w:tblHeader w:val="0"/>
        </w:trPr>
        <w:tc>
          <w:tcPr/>
          <w:p w:rsidR="00000000" w:rsidDel="00000000" w:rsidP="00000000" w:rsidRDefault="00000000" w:rsidRPr="00000000" w14:paraId="000000A4">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Vite</w:t>
            </w:r>
            <w:r w:rsidDel="00000000" w:rsidR="00000000" w:rsidRPr="00000000">
              <w:rPr>
                <w:rtl w:val="0"/>
              </w:rPr>
            </w:r>
          </w:p>
        </w:tc>
        <w:tc>
          <w:tcPr/>
          <w:p w:rsidR="00000000" w:rsidDel="00000000" w:rsidP="00000000" w:rsidRDefault="00000000" w:rsidRPr="00000000" w14:paraId="000000A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60%</w:t>
            </w:r>
          </w:p>
        </w:tc>
        <w:tc>
          <w:tcPr/>
          <w:p w:rsidR="00000000" w:rsidDel="00000000" w:rsidP="00000000" w:rsidRDefault="00000000" w:rsidRPr="00000000" w14:paraId="000000A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alternativa de alta performance para compilar os códigos da aplicação</w:t>
            </w:r>
          </w:p>
        </w:tc>
      </w:tr>
      <w:tr>
        <w:trPr>
          <w:cantSplit w:val="0"/>
          <w:tblHeader w:val="0"/>
        </w:trPr>
        <w:tc>
          <w:tcPr/>
          <w:p w:rsidR="00000000" w:rsidDel="00000000" w:rsidP="00000000" w:rsidRDefault="00000000" w:rsidRPr="00000000" w14:paraId="000000A7">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Redux</w:t>
            </w:r>
            <w:r w:rsidDel="00000000" w:rsidR="00000000" w:rsidRPr="00000000">
              <w:rPr>
                <w:rtl w:val="0"/>
              </w:rPr>
            </w:r>
          </w:p>
        </w:tc>
        <w:tc>
          <w:tcPr/>
          <w:p w:rsidR="00000000" w:rsidDel="00000000" w:rsidP="00000000" w:rsidRDefault="00000000" w:rsidRPr="00000000" w14:paraId="000000A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45%</w:t>
            </w:r>
          </w:p>
        </w:tc>
        <w:tc>
          <w:tcPr/>
          <w:p w:rsidR="00000000" w:rsidDel="00000000" w:rsidP="00000000" w:rsidRDefault="00000000" w:rsidRPr="00000000" w14:paraId="000000A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Biblioteca que gerencia os dados passados do Backend para o Frontend de maneira rápida, porém complexa</w:t>
            </w:r>
          </w:p>
        </w:tc>
      </w:tr>
      <w:tr>
        <w:trPr>
          <w:cantSplit w:val="0"/>
          <w:tblHeader w:val="0"/>
        </w:trPr>
        <w:tc>
          <w:tcPr/>
          <w:p w:rsidR="00000000" w:rsidDel="00000000" w:rsidP="00000000" w:rsidRDefault="00000000" w:rsidRPr="00000000" w14:paraId="000000AA">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Node.js</w:t>
            </w:r>
            <w:r w:rsidDel="00000000" w:rsidR="00000000" w:rsidRPr="00000000">
              <w:rPr>
                <w:rtl w:val="0"/>
              </w:rPr>
            </w:r>
          </w:p>
        </w:tc>
        <w:tc>
          <w:tcPr/>
          <w:p w:rsidR="00000000" w:rsidDel="00000000" w:rsidP="00000000" w:rsidRDefault="00000000" w:rsidRPr="00000000" w14:paraId="000000A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90%</w:t>
            </w:r>
          </w:p>
        </w:tc>
        <w:tc>
          <w:tcPr/>
          <w:p w:rsidR="00000000" w:rsidDel="00000000" w:rsidP="00000000" w:rsidRDefault="00000000" w:rsidRPr="00000000" w14:paraId="000000A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Ambiente de desenvolvimento para compilar arquivos.js</w:t>
            </w:r>
          </w:p>
        </w:tc>
      </w:tr>
      <w:tr>
        <w:trPr>
          <w:cantSplit w:val="0"/>
          <w:tblHeader w:val="0"/>
        </w:trPr>
        <w:tc>
          <w:tcPr/>
          <w:p w:rsidR="00000000" w:rsidDel="00000000" w:rsidP="00000000" w:rsidRDefault="00000000" w:rsidRPr="00000000" w14:paraId="000000AD">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Axios.js</w:t>
            </w:r>
            <w:r w:rsidDel="00000000" w:rsidR="00000000" w:rsidRPr="00000000">
              <w:rPr>
                <w:rtl w:val="0"/>
              </w:rPr>
            </w:r>
          </w:p>
        </w:tc>
        <w:tc>
          <w:tcPr/>
          <w:p w:rsidR="00000000" w:rsidDel="00000000" w:rsidP="00000000" w:rsidRDefault="00000000" w:rsidRPr="00000000" w14:paraId="000000A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53%</w:t>
            </w:r>
          </w:p>
        </w:tc>
        <w:tc>
          <w:tcPr/>
          <w:p w:rsidR="00000000" w:rsidDel="00000000" w:rsidP="00000000" w:rsidRDefault="00000000" w:rsidRPr="00000000" w14:paraId="000000A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Biblioteca que faz requisições para o servidor utilizando o protocolo HTTP</w:t>
            </w:r>
          </w:p>
        </w:tc>
      </w:tr>
      <w:tr>
        <w:trPr>
          <w:cantSplit w:val="0"/>
          <w:tblHeader w:val="0"/>
        </w:trPr>
        <w:tc>
          <w:tcPr/>
          <w:p w:rsidR="00000000" w:rsidDel="00000000" w:rsidP="00000000" w:rsidRDefault="00000000" w:rsidRPr="00000000" w14:paraId="000000B0">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Material UI</w:t>
            </w:r>
            <w:r w:rsidDel="00000000" w:rsidR="00000000" w:rsidRPr="00000000">
              <w:rPr>
                <w:rtl w:val="0"/>
              </w:rPr>
            </w:r>
          </w:p>
        </w:tc>
        <w:tc>
          <w:tcPr/>
          <w:p w:rsidR="00000000" w:rsidDel="00000000" w:rsidP="00000000" w:rsidRDefault="00000000" w:rsidRPr="00000000" w14:paraId="000000B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75%</w:t>
            </w:r>
          </w:p>
        </w:tc>
        <w:tc>
          <w:tcPr/>
          <w:p w:rsidR="00000000" w:rsidDel="00000000" w:rsidP="00000000" w:rsidRDefault="00000000" w:rsidRPr="00000000" w14:paraId="000000B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Framework feito exclusivamente para React que contém componentes pré-estilizados, auxiliando na UI e UX da aplicação</w:t>
            </w:r>
          </w:p>
        </w:tc>
      </w:tr>
      <w:tr>
        <w:trPr>
          <w:cantSplit w:val="0"/>
          <w:tblHeader w:val="0"/>
        </w:trPr>
        <w:tc>
          <w:tcPr/>
          <w:p w:rsidR="00000000" w:rsidDel="00000000" w:rsidP="00000000" w:rsidRDefault="00000000" w:rsidRPr="00000000" w14:paraId="000000B3">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MongoDB</w:t>
            </w:r>
            <w:r w:rsidDel="00000000" w:rsidR="00000000" w:rsidRPr="00000000">
              <w:rPr>
                <w:rtl w:val="0"/>
              </w:rPr>
            </w:r>
          </w:p>
        </w:tc>
        <w:tc>
          <w:tcPr/>
          <w:p w:rsidR="00000000" w:rsidDel="00000000" w:rsidP="00000000" w:rsidRDefault="00000000" w:rsidRPr="00000000" w14:paraId="000000B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85%</w:t>
            </w:r>
          </w:p>
        </w:tc>
        <w:tc>
          <w:tcPr/>
          <w:p w:rsidR="00000000" w:rsidDel="00000000" w:rsidP="00000000" w:rsidRDefault="00000000" w:rsidRPr="00000000" w14:paraId="000000B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Gerenciador de Banco de dados não relacional em Javascript</w:t>
            </w:r>
          </w:p>
        </w:tc>
      </w:tr>
      <w:tr>
        <w:trPr>
          <w:cantSplit w:val="0"/>
          <w:tblHeader w:val="0"/>
        </w:trPr>
        <w:tc>
          <w:tcPr/>
          <w:p w:rsidR="00000000" w:rsidDel="00000000" w:rsidP="00000000" w:rsidRDefault="00000000" w:rsidRPr="00000000" w14:paraId="000000B6">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Express.js</w:t>
            </w:r>
            <w:r w:rsidDel="00000000" w:rsidR="00000000" w:rsidRPr="00000000">
              <w:rPr>
                <w:rtl w:val="0"/>
              </w:rPr>
            </w:r>
          </w:p>
        </w:tc>
        <w:tc>
          <w:tcPr/>
          <w:p w:rsidR="00000000" w:rsidDel="00000000" w:rsidP="00000000" w:rsidRDefault="00000000" w:rsidRPr="00000000" w14:paraId="000000B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p w:rsidR="00000000" w:rsidDel="00000000" w:rsidP="00000000" w:rsidRDefault="00000000" w:rsidRPr="00000000" w14:paraId="000000B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Biblioteca que criar uma API</w:t>
            </w:r>
          </w:p>
        </w:tc>
      </w:tr>
      <w:tr>
        <w:trPr>
          <w:cantSplit w:val="0"/>
          <w:tblHeader w:val="0"/>
        </w:trPr>
        <w:tc>
          <w:tcPr/>
          <w:p w:rsidR="00000000" w:rsidDel="00000000" w:rsidP="00000000" w:rsidRDefault="00000000" w:rsidRPr="00000000" w14:paraId="000000B9">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Bcrypt</w:t>
            </w:r>
            <w:r w:rsidDel="00000000" w:rsidR="00000000" w:rsidRPr="00000000">
              <w:rPr>
                <w:rtl w:val="0"/>
              </w:rPr>
            </w:r>
          </w:p>
        </w:tc>
        <w:tc>
          <w:tcPr/>
          <w:p w:rsidR="00000000" w:rsidDel="00000000" w:rsidP="00000000" w:rsidRDefault="00000000" w:rsidRPr="00000000" w14:paraId="000000B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79%</w:t>
            </w:r>
          </w:p>
        </w:tc>
        <w:tc>
          <w:tcPr/>
          <w:p w:rsidR="00000000" w:rsidDel="00000000" w:rsidP="00000000" w:rsidRDefault="00000000" w:rsidRPr="00000000" w14:paraId="000000B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Biblioteca para segurança e criptografia de dados</w:t>
            </w:r>
          </w:p>
        </w:tc>
      </w:tr>
      <w:tr>
        <w:trPr>
          <w:cantSplit w:val="0"/>
          <w:tblHeader w:val="0"/>
        </w:trPr>
        <w:tc>
          <w:tcPr/>
          <w:p w:rsidR="00000000" w:rsidDel="00000000" w:rsidP="00000000" w:rsidRDefault="00000000" w:rsidRPr="00000000" w14:paraId="000000BC">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JSON Web Token</w:t>
            </w:r>
            <w:r w:rsidDel="00000000" w:rsidR="00000000" w:rsidRPr="00000000">
              <w:rPr>
                <w:rtl w:val="0"/>
              </w:rPr>
            </w:r>
          </w:p>
        </w:tc>
        <w:tc>
          <w:tcPr/>
          <w:p w:rsidR="00000000" w:rsidDel="00000000" w:rsidP="00000000" w:rsidRDefault="00000000" w:rsidRPr="00000000" w14:paraId="000000B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37%</w:t>
            </w:r>
          </w:p>
        </w:tc>
        <w:tc>
          <w:tcPr/>
          <w:p w:rsidR="00000000" w:rsidDel="00000000" w:rsidP="00000000" w:rsidRDefault="00000000" w:rsidRPr="00000000" w14:paraId="000000B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Biblioteca que cria sessões web com um token como chave</w:t>
            </w:r>
          </w:p>
        </w:tc>
      </w:tr>
      <w:tr>
        <w:trPr>
          <w:cantSplit w:val="0"/>
          <w:tblHeader w:val="0"/>
        </w:trPr>
        <w:tc>
          <w:tcPr/>
          <w:p w:rsidR="00000000" w:rsidDel="00000000" w:rsidP="00000000" w:rsidRDefault="00000000" w:rsidRPr="00000000" w14:paraId="000000BF">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Scoket.io</w:t>
            </w:r>
            <w:r w:rsidDel="00000000" w:rsidR="00000000" w:rsidRPr="00000000">
              <w:rPr>
                <w:rtl w:val="0"/>
              </w:rPr>
            </w:r>
          </w:p>
        </w:tc>
        <w:tc>
          <w:tcPr/>
          <w:p w:rsidR="00000000" w:rsidDel="00000000" w:rsidP="00000000" w:rsidRDefault="00000000" w:rsidRPr="00000000" w14:paraId="000000C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c>
          <w:tcPr/>
          <w:p w:rsidR="00000000" w:rsidDel="00000000" w:rsidP="00000000" w:rsidRDefault="00000000" w:rsidRPr="00000000" w14:paraId="000000C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Biblioteca que permite a criação de uma API que troca dados em tempo real entre usuários</w:t>
            </w:r>
          </w:p>
        </w:tc>
      </w:tr>
      <w:tr>
        <w:trPr>
          <w:cantSplit w:val="0"/>
          <w:tblHeader w:val="0"/>
        </w:trPr>
        <w:tc>
          <w:tcPr/>
          <w:p w:rsidR="00000000" w:rsidDel="00000000" w:rsidP="00000000" w:rsidRDefault="00000000" w:rsidRPr="00000000" w14:paraId="000000C2">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Javascript</w:t>
            </w:r>
            <w:r w:rsidDel="00000000" w:rsidR="00000000" w:rsidRPr="00000000">
              <w:rPr>
                <w:rtl w:val="0"/>
              </w:rPr>
            </w:r>
          </w:p>
        </w:tc>
        <w:tc>
          <w:tcPr/>
          <w:p w:rsidR="00000000" w:rsidDel="00000000" w:rsidP="00000000" w:rsidRDefault="00000000" w:rsidRPr="00000000" w14:paraId="000000C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95%</w:t>
            </w:r>
          </w:p>
        </w:tc>
        <w:tc>
          <w:tcPr/>
          <w:p w:rsidR="00000000" w:rsidDel="00000000" w:rsidP="00000000" w:rsidRDefault="00000000" w:rsidRPr="00000000" w14:paraId="000000C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Javascript é uma linguagem fundamental em desenvolvimento web, e, portanto, deve se dominar essa linguagem</w:t>
            </w:r>
          </w:p>
        </w:tc>
      </w:tr>
    </w:tbl>
    <w:p w:rsidR="00000000" w:rsidDel="00000000" w:rsidP="00000000" w:rsidRDefault="00000000" w:rsidRPr="00000000" w14:paraId="000000C5">
      <w:pPr>
        <w:spacing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desenvolvimento Backend, o aspecto fundamental a ser prezado é a segurança, e por isso, é o que a equipe mais foca atualmente. Além disso, a arquitetura utilizada para o desenvolvimento da aplicação é a arquitetura MVC (Model, View, Controller). Não se limitando somente ao desenvolvimento, a equipe também utilizará ferramentas para auxiliar na gestão e organização do projeto, como Clickup e Discord, além de outras ferramentas que serão utilizadas para o design, como Figma e Photoshop:</w:t>
      </w:r>
    </w:p>
    <w:tbl>
      <w:tblPr>
        <w:tblStyle w:val="Table2"/>
        <w:tblW w:w="9061.0" w:type="dxa"/>
        <w:jc w:val="left"/>
        <w:tblBorders>
          <w:top w:color="000000" w:space="0" w:sz="4" w:val="single"/>
          <w:left w:color="000000" w:space="0" w:sz="4" w:val="single"/>
          <w:bottom w:color="000000" w:space="0" w:sz="4" w:val="single"/>
          <w:right w:color="000000" w:space="0" w:sz="4" w:val="single"/>
          <w:insideH w:color="666666" w:space="0" w:sz="4" w:val="single"/>
          <w:insideV w:color="666666" w:space="0" w:sz="4" w:val="single"/>
        </w:tblBorders>
        <w:tblLayout w:type="fixed"/>
        <w:tblLook w:val="04A0"/>
      </w:tblPr>
      <w:tblGrid>
        <w:gridCol w:w="3020"/>
        <w:gridCol w:w="3020"/>
        <w:gridCol w:w="3021"/>
        <w:tblGridChange w:id="0">
          <w:tblGrid>
            <w:gridCol w:w="3020"/>
            <w:gridCol w:w="3020"/>
            <w:gridCol w:w="3021"/>
          </w:tblGrid>
        </w:tblGridChange>
      </w:tblGrid>
      <w:tr>
        <w:trPr>
          <w:cantSplit w:val="0"/>
          <w:tblHeader w:val="0"/>
        </w:trPr>
        <w:tc>
          <w:tcPr/>
          <w:p w:rsidR="00000000" w:rsidDel="00000000" w:rsidP="00000000" w:rsidRDefault="00000000" w:rsidRPr="00000000" w14:paraId="000000C7">
            <w:pPr>
              <w:spacing w:line="360" w:lineRule="auto"/>
              <w:jc w:val="center"/>
              <w:rPr>
                <w:rFonts w:ascii="Arial" w:cs="Arial" w:eastAsia="Arial" w:hAnsi="Arial"/>
                <w:sz w:val="24"/>
                <w:szCs w:val="24"/>
              </w:rPr>
            </w:pPr>
            <w:sdt>
              <w:sdtPr>
                <w:tag w:val="goog_rdk_21"/>
              </w:sdtPr>
              <w:sdtContent>
                <w:commentRangeStart w:id="19"/>
              </w:sdtContent>
            </w:sdt>
            <w:r w:rsidDel="00000000" w:rsidR="00000000" w:rsidRPr="00000000">
              <w:rPr>
                <w:rFonts w:ascii="Arial" w:cs="Arial" w:eastAsia="Arial" w:hAnsi="Arial"/>
                <w:sz w:val="24"/>
                <w:szCs w:val="24"/>
                <w:rtl w:val="0"/>
              </w:rPr>
              <w:t xml:space="preserve">Tecnologias</w:t>
            </w:r>
          </w:p>
        </w:tc>
        <w:tc>
          <w:tcPr/>
          <w:p w:rsidR="00000000" w:rsidDel="00000000" w:rsidP="00000000" w:rsidRDefault="00000000" w:rsidRPr="00000000" w14:paraId="000000C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Domínio (em %)</w:t>
            </w:r>
          </w:p>
        </w:tc>
        <w:tc>
          <w:tcPr/>
          <w:p w:rsidR="00000000" w:rsidDel="00000000" w:rsidP="00000000" w:rsidRDefault="00000000" w:rsidRPr="00000000" w14:paraId="000000C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Descrição</w:t>
            </w:r>
            <w:commentRangeEnd w:id="19"/>
            <w:r w:rsidDel="00000000" w:rsidR="00000000" w:rsidRPr="00000000">
              <w:commentReference w:id="19"/>
            </w:r>
            <w:r w:rsidDel="00000000" w:rsidR="00000000" w:rsidRPr="00000000">
              <w:rPr>
                <w:rtl w:val="0"/>
              </w:rPr>
            </w:r>
          </w:p>
        </w:tc>
      </w:tr>
      <w:tr>
        <w:trPr>
          <w:cantSplit w:val="0"/>
          <w:tblHeader w:val="0"/>
        </w:trPr>
        <w:tc>
          <w:tcPr/>
          <w:p w:rsidR="00000000" w:rsidDel="00000000" w:rsidP="00000000" w:rsidRDefault="00000000" w:rsidRPr="00000000" w14:paraId="000000CA">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Figma</w:t>
            </w:r>
            <w:r w:rsidDel="00000000" w:rsidR="00000000" w:rsidRPr="00000000">
              <w:rPr>
                <w:rtl w:val="0"/>
              </w:rPr>
            </w:r>
          </w:p>
        </w:tc>
        <w:tc>
          <w:tcPr/>
          <w:p w:rsidR="00000000" w:rsidDel="00000000" w:rsidP="00000000" w:rsidRDefault="00000000" w:rsidRPr="00000000" w14:paraId="000000C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74%</w:t>
            </w:r>
          </w:p>
        </w:tc>
        <w:tc>
          <w:tcPr/>
          <w:p w:rsidR="00000000" w:rsidDel="00000000" w:rsidP="00000000" w:rsidRDefault="00000000" w:rsidRPr="00000000" w14:paraId="000000C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Software responsável pela prototipagem</w:t>
            </w:r>
          </w:p>
        </w:tc>
      </w:tr>
      <w:tr>
        <w:trPr>
          <w:cantSplit w:val="0"/>
          <w:tblHeader w:val="0"/>
        </w:trPr>
        <w:tc>
          <w:tcPr/>
          <w:p w:rsidR="00000000" w:rsidDel="00000000" w:rsidP="00000000" w:rsidRDefault="00000000" w:rsidRPr="00000000" w14:paraId="000000CD">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Clickup</w:t>
            </w:r>
            <w:r w:rsidDel="00000000" w:rsidR="00000000" w:rsidRPr="00000000">
              <w:rPr>
                <w:rtl w:val="0"/>
              </w:rPr>
            </w:r>
          </w:p>
        </w:tc>
        <w:tc>
          <w:tcPr/>
          <w:p w:rsidR="00000000" w:rsidDel="00000000" w:rsidP="00000000" w:rsidRDefault="00000000" w:rsidRPr="00000000" w14:paraId="000000C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88%</w:t>
            </w:r>
          </w:p>
        </w:tc>
        <w:tc>
          <w:tcPr/>
          <w:p w:rsidR="00000000" w:rsidDel="00000000" w:rsidP="00000000" w:rsidRDefault="00000000" w:rsidRPr="00000000" w14:paraId="000000C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Software que gerencia o projeto por meio de uma lista de tarefas e gráficos interativos.</w:t>
            </w:r>
          </w:p>
        </w:tc>
      </w:tr>
      <w:tr>
        <w:trPr>
          <w:cantSplit w:val="0"/>
          <w:tblHeader w:val="0"/>
        </w:trPr>
        <w:tc>
          <w:tcPr/>
          <w:p w:rsidR="00000000" w:rsidDel="00000000" w:rsidP="00000000" w:rsidRDefault="00000000" w:rsidRPr="00000000" w14:paraId="000000D0">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Photoshop</w:t>
            </w:r>
            <w:r w:rsidDel="00000000" w:rsidR="00000000" w:rsidRPr="00000000">
              <w:rPr>
                <w:rtl w:val="0"/>
              </w:rPr>
            </w:r>
          </w:p>
        </w:tc>
        <w:tc>
          <w:tcPr/>
          <w:p w:rsidR="00000000" w:rsidDel="00000000" w:rsidP="00000000" w:rsidRDefault="00000000" w:rsidRPr="00000000" w14:paraId="000000D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72%</w:t>
            </w:r>
          </w:p>
        </w:tc>
        <w:tc>
          <w:tcPr/>
          <w:p w:rsidR="00000000" w:rsidDel="00000000" w:rsidP="00000000" w:rsidRDefault="00000000" w:rsidRPr="00000000" w14:paraId="000000D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Editor de imagens para auxílio na prototipagem.</w:t>
            </w:r>
          </w:p>
        </w:tc>
      </w:tr>
      <w:tr>
        <w:trPr>
          <w:cantSplit w:val="0"/>
          <w:tblHeader w:val="0"/>
        </w:trPr>
        <w:tc>
          <w:tcPr/>
          <w:p w:rsidR="00000000" w:rsidDel="00000000" w:rsidP="00000000" w:rsidRDefault="00000000" w:rsidRPr="00000000" w14:paraId="000000D3">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Google Drive</w:t>
            </w:r>
            <w:r w:rsidDel="00000000" w:rsidR="00000000" w:rsidRPr="00000000">
              <w:rPr>
                <w:rtl w:val="0"/>
              </w:rPr>
            </w:r>
          </w:p>
        </w:tc>
        <w:tc>
          <w:tcPr/>
          <w:p w:rsidR="00000000" w:rsidDel="00000000" w:rsidP="00000000" w:rsidRDefault="00000000" w:rsidRPr="00000000" w14:paraId="000000D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90%</w:t>
            </w:r>
          </w:p>
        </w:tc>
        <w:tc>
          <w:tcPr/>
          <w:p w:rsidR="00000000" w:rsidDel="00000000" w:rsidP="00000000" w:rsidRDefault="00000000" w:rsidRPr="00000000" w14:paraId="000000D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Serviço de armazenamento online para guardar informações do projeto</w:t>
            </w:r>
          </w:p>
        </w:tc>
      </w:tr>
      <w:tr>
        <w:trPr>
          <w:cantSplit w:val="0"/>
          <w:tblHeader w:val="0"/>
        </w:trPr>
        <w:tc>
          <w:tcPr/>
          <w:p w:rsidR="00000000" w:rsidDel="00000000" w:rsidP="00000000" w:rsidRDefault="00000000" w:rsidRPr="00000000" w14:paraId="000000D6">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Microsoft Word</w:t>
            </w:r>
            <w:r w:rsidDel="00000000" w:rsidR="00000000" w:rsidRPr="00000000">
              <w:rPr>
                <w:rtl w:val="0"/>
              </w:rPr>
            </w:r>
          </w:p>
        </w:tc>
        <w:tc>
          <w:tcPr/>
          <w:p w:rsidR="00000000" w:rsidDel="00000000" w:rsidP="00000000" w:rsidRDefault="00000000" w:rsidRPr="00000000" w14:paraId="000000D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97%</w:t>
            </w:r>
          </w:p>
        </w:tc>
        <w:tc>
          <w:tcPr/>
          <w:p w:rsidR="00000000" w:rsidDel="00000000" w:rsidP="00000000" w:rsidRDefault="00000000" w:rsidRPr="00000000" w14:paraId="000000D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Software de escrita de documentos para o projeto</w:t>
            </w:r>
          </w:p>
        </w:tc>
      </w:tr>
      <w:tr>
        <w:trPr>
          <w:cantSplit w:val="0"/>
          <w:tblHeader w:val="0"/>
        </w:trPr>
        <w:tc>
          <w:tcPr/>
          <w:p w:rsidR="00000000" w:rsidDel="00000000" w:rsidP="00000000" w:rsidRDefault="00000000" w:rsidRPr="00000000" w14:paraId="000000D9">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Canva</w:t>
            </w:r>
            <w:r w:rsidDel="00000000" w:rsidR="00000000" w:rsidRPr="00000000">
              <w:rPr>
                <w:rtl w:val="0"/>
              </w:rPr>
            </w:r>
          </w:p>
        </w:tc>
        <w:tc>
          <w:tcPr/>
          <w:p w:rsidR="00000000" w:rsidDel="00000000" w:rsidP="00000000" w:rsidRDefault="00000000" w:rsidRPr="00000000" w14:paraId="000000D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85%</w:t>
            </w:r>
          </w:p>
        </w:tc>
        <w:tc>
          <w:tcPr/>
          <w:p w:rsidR="00000000" w:rsidDel="00000000" w:rsidP="00000000" w:rsidRDefault="00000000" w:rsidRPr="00000000" w14:paraId="000000D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Software que cria slideshow personalizados</w:t>
            </w:r>
          </w:p>
        </w:tc>
      </w:tr>
      <w:tr>
        <w:trPr>
          <w:cantSplit w:val="0"/>
          <w:tblHeader w:val="0"/>
        </w:trPr>
        <w:tc>
          <w:tcPr/>
          <w:p w:rsidR="00000000" w:rsidDel="00000000" w:rsidP="00000000" w:rsidRDefault="00000000" w:rsidRPr="00000000" w14:paraId="000000DC">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GitHub </w:t>
            </w:r>
            <w:r w:rsidDel="00000000" w:rsidR="00000000" w:rsidRPr="00000000">
              <w:rPr>
                <w:rtl w:val="0"/>
              </w:rPr>
            </w:r>
          </w:p>
        </w:tc>
        <w:tc>
          <w:tcPr/>
          <w:p w:rsidR="00000000" w:rsidDel="00000000" w:rsidP="00000000" w:rsidRDefault="00000000" w:rsidRPr="00000000" w14:paraId="000000D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91%</w:t>
            </w:r>
          </w:p>
        </w:tc>
        <w:tc>
          <w:tcPr/>
          <w:p w:rsidR="00000000" w:rsidDel="00000000" w:rsidP="00000000" w:rsidRDefault="00000000" w:rsidRPr="00000000" w14:paraId="000000D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 de hospedagem de arquivos para armazenar todo o código da aplicação e uma melhor supervisão dele</w:t>
            </w:r>
          </w:p>
        </w:tc>
      </w:tr>
      <w:tr>
        <w:trPr>
          <w:cantSplit w:val="0"/>
          <w:tblHeader w:val="0"/>
        </w:trPr>
        <w:tc>
          <w:tcPr/>
          <w:p w:rsidR="00000000" w:rsidDel="00000000" w:rsidP="00000000" w:rsidRDefault="00000000" w:rsidRPr="00000000" w14:paraId="000000DF">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Git</w:t>
            </w:r>
            <w:r w:rsidDel="00000000" w:rsidR="00000000" w:rsidRPr="00000000">
              <w:rPr>
                <w:rtl w:val="0"/>
              </w:rPr>
            </w:r>
          </w:p>
        </w:tc>
        <w:tc>
          <w:tcPr/>
          <w:p w:rsidR="00000000" w:rsidDel="00000000" w:rsidP="00000000" w:rsidRDefault="00000000" w:rsidRPr="00000000" w14:paraId="000000E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89%</w:t>
            </w:r>
          </w:p>
        </w:tc>
        <w:tc>
          <w:tcPr/>
          <w:p w:rsidR="00000000" w:rsidDel="00000000" w:rsidP="00000000" w:rsidRDefault="00000000" w:rsidRPr="00000000" w14:paraId="000000E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Software que permite versionar o código e realizar mudanças de forma segura</w:t>
            </w:r>
          </w:p>
        </w:tc>
      </w:tr>
      <w:tr>
        <w:trPr>
          <w:cantSplit w:val="0"/>
          <w:tblHeader w:val="0"/>
        </w:trPr>
        <w:tc>
          <w:tcPr/>
          <w:p w:rsidR="00000000" w:rsidDel="00000000" w:rsidP="00000000" w:rsidRDefault="00000000" w:rsidRPr="00000000" w14:paraId="000000E2">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Visual Studio Code</w:t>
            </w:r>
            <w:r w:rsidDel="00000000" w:rsidR="00000000" w:rsidRPr="00000000">
              <w:rPr>
                <w:rtl w:val="0"/>
              </w:rPr>
            </w:r>
          </w:p>
        </w:tc>
        <w:tc>
          <w:tcPr/>
          <w:p w:rsidR="00000000" w:rsidDel="00000000" w:rsidP="00000000" w:rsidRDefault="00000000" w:rsidRPr="00000000" w14:paraId="000000E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99%</w:t>
            </w:r>
          </w:p>
        </w:tc>
        <w:tc>
          <w:tcPr/>
          <w:p w:rsidR="00000000" w:rsidDel="00000000" w:rsidP="00000000" w:rsidRDefault="00000000" w:rsidRPr="00000000" w14:paraId="000000E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Ambiente de Desenvolvimento Integrado para codificar a aplicação</w:t>
            </w:r>
          </w:p>
        </w:tc>
      </w:tr>
      <w:tr>
        <w:trPr>
          <w:cantSplit w:val="0"/>
          <w:tblHeader w:val="0"/>
        </w:trPr>
        <w:tc>
          <w:tcPr/>
          <w:p w:rsidR="00000000" w:rsidDel="00000000" w:rsidP="00000000" w:rsidRDefault="00000000" w:rsidRPr="00000000" w14:paraId="000000E5">
            <w:pPr>
              <w:spacing w:line="360" w:lineRule="auto"/>
              <w:jc w:val="both"/>
              <w:rPr>
                <w:rFonts w:ascii="Arial" w:cs="Arial" w:eastAsia="Arial" w:hAnsi="Arial"/>
                <w:sz w:val="24"/>
                <w:szCs w:val="24"/>
              </w:rPr>
            </w:pPr>
            <w:r w:rsidDel="00000000" w:rsidR="00000000" w:rsidRPr="00000000">
              <w:rPr>
                <w:rFonts w:ascii="Arial" w:cs="Arial" w:eastAsia="Arial" w:hAnsi="Arial"/>
                <w:b w:val="0"/>
                <w:sz w:val="24"/>
                <w:szCs w:val="24"/>
                <w:rtl w:val="0"/>
              </w:rPr>
              <w:t xml:space="preserve">Google Docs</w:t>
            </w:r>
            <w:r w:rsidDel="00000000" w:rsidR="00000000" w:rsidRPr="00000000">
              <w:rPr>
                <w:rtl w:val="0"/>
              </w:rPr>
            </w:r>
          </w:p>
        </w:tc>
        <w:tc>
          <w:tcPr/>
          <w:p w:rsidR="00000000" w:rsidDel="00000000" w:rsidP="00000000" w:rsidRDefault="00000000" w:rsidRPr="00000000" w14:paraId="000000E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88%</w:t>
            </w:r>
          </w:p>
        </w:tc>
        <w:tc>
          <w:tcPr/>
          <w:p w:rsidR="00000000" w:rsidDel="00000000" w:rsidP="00000000" w:rsidRDefault="00000000" w:rsidRPr="00000000" w14:paraId="000000E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Software online que funciona como uma alternativa ao Microsoft Word. Utilizado principalmente para versionar os documentos</w:t>
            </w:r>
          </w:p>
        </w:tc>
      </w:tr>
    </w:tbl>
    <w:p w:rsidR="00000000" w:rsidDel="00000000" w:rsidP="00000000" w:rsidRDefault="00000000" w:rsidRPr="00000000" w14:paraId="000000E8">
      <w:pPr>
        <w:spacing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Estima-se que, atualmente (começo do projeto), a equipe possui 75% do conhecimento necessário para desenvolver e concluir o projeto, e, portanto, conclui-se que, mesmo que os integrantes da equipe não possuindo 100% do conhecimento necessário, com os treinamentos e os 75% que a equipe desempenha, é totalmente viável a realização do projeto.</w:t>
      </w:r>
    </w:p>
    <w:p w:rsidR="00000000" w:rsidDel="00000000" w:rsidP="00000000" w:rsidRDefault="00000000" w:rsidRPr="00000000" w14:paraId="000000EA">
      <w:pPr>
        <w:pStyle w:val="Heading3"/>
        <w:numPr>
          <w:ilvl w:val="2"/>
          <w:numId w:val="6"/>
        </w:numPr>
        <w:ind w:left="284" w:hanging="284"/>
        <w:rPr/>
      </w:pPr>
      <w:bookmarkStart w:colFirst="0" w:colLast="0" w:name="_heading=h.49x2ik5" w:id="12"/>
      <w:bookmarkEnd w:id="12"/>
      <w:sdt>
        <w:sdtPr>
          <w:tag w:val="goog_rdk_22"/>
        </w:sdtPr>
        <w:sdtContent>
          <w:commentRangeStart w:id="20"/>
        </w:sdtContent>
      </w:sdt>
      <w:r w:rsidDel="00000000" w:rsidR="00000000" w:rsidRPr="00000000">
        <w:rPr>
          <w:rtl w:val="0"/>
        </w:rPr>
        <w:t xml:space="preserve">Viabilidade de prazo</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EB">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estudo de viabilidade de prazo é crucial no que diz respeito à uma boa gestão de projeto, e saber a forma correta de levantar e adquirir a informação precisa sobre cada etapa da evolução do projeto é imprescindível para um ambiente saudável de trabalho. Quando esse levantamento não usa dados confiáveis, há, também, a questão relacionada ao prazo da entrega — como limita e, até mesmo, impede o planejamento. A falta de dados concretos e que gerem o apoio necessário leva a um frete que não sai exatamente como o previsto. </w:t>
      </w:r>
    </w:p>
    <w:p w:rsidR="00000000" w:rsidDel="00000000" w:rsidP="00000000" w:rsidRDefault="00000000" w:rsidRPr="00000000" w14:paraId="000000EC">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Comumente, isso significa a perda de prazos que foram combinados com o cliente, levando a uma etapa que demora mais do que  inicialmente planejado. </w:t>
      </w:r>
    </w:p>
    <w:p w:rsidR="00000000" w:rsidDel="00000000" w:rsidP="00000000" w:rsidRDefault="00000000" w:rsidRPr="00000000" w14:paraId="000000ED">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entretanto, não é a pior situação. O caso mais complicado consiste na não realização da entrega justamente por motivos de inviabilidade. Dados levantados em nossa pesquisa:</w:t>
      </w:r>
    </w:p>
    <w:tbl>
      <w:tblPr>
        <w:tblStyle w:val="Table3"/>
        <w:tblW w:w="8500.0" w:type="dxa"/>
        <w:jc w:val="left"/>
        <w:tblBorders>
          <w:top w:color="000000" w:space="0" w:sz="4" w:val="single"/>
          <w:left w:color="000000" w:space="0" w:sz="4" w:val="single"/>
          <w:bottom w:color="000000" w:space="0" w:sz="4" w:val="single"/>
          <w:right w:color="000000" w:space="0" w:sz="4" w:val="single"/>
          <w:insideH w:color="666666" w:space="0" w:sz="4" w:val="single"/>
          <w:insideV w:color="666666" w:space="0" w:sz="4" w:val="single"/>
        </w:tblBorders>
        <w:tblLayout w:type="fixed"/>
        <w:tblLook w:val="04A0"/>
      </w:tblPr>
      <w:tblGrid>
        <w:gridCol w:w="4390"/>
        <w:gridCol w:w="4110"/>
        <w:tblGridChange w:id="0">
          <w:tblGrid>
            <w:gridCol w:w="4390"/>
            <w:gridCol w:w="4110"/>
          </w:tblGrid>
        </w:tblGridChange>
      </w:tblGrid>
      <w:tr>
        <w:trPr>
          <w:cantSplit w:val="0"/>
          <w:tblHeader w:val="0"/>
        </w:trPr>
        <w:tc>
          <w:tcPr/>
          <w:p w:rsidR="00000000" w:rsidDel="00000000" w:rsidP="00000000" w:rsidRDefault="00000000" w:rsidRPr="00000000" w14:paraId="000000EE">
            <w:pPr>
              <w:rPr>
                <w:rFonts w:ascii="Arial" w:cs="Arial" w:eastAsia="Arial" w:hAnsi="Arial"/>
                <w:sz w:val="24"/>
                <w:szCs w:val="24"/>
              </w:rPr>
            </w:pPr>
            <w:sdt>
              <w:sdtPr>
                <w:tag w:val="goog_rdk_23"/>
              </w:sdtPr>
              <w:sdtContent>
                <w:commentRangeStart w:id="21"/>
              </w:sdtContent>
            </w:sdt>
            <w:r w:rsidDel="00000000" w:rsidR="00000000" w:rsidRPr="00000000">
              <w:rPr>
                <w:rFonts w:ascii="Arial" w:cs="Arial" w:eastAsia="Arial" w:hAnsi="Arial"/>
                <w:sz w:val="24"/>
                <w:szCs w:val="24"/>
                <w:rtl w:val="0"/>
              </w:rPr>
              <w:t xml:space="preserve">Tarefa</w:t>
            </w:r>
          </w:p>
        </w:tc>
        <w:tc>
          <w:tcPr/>
          <w:p w:rsidR="00000000" w:rsidDel="00000000" w:rsidP="00000000" w:rsidRDefault="00000000" w:rsidRPr="00000000" w14:paraId="000000EF">
            <w:pPr>
              <w:rPr>
                <w:rFonts w:ascii="Arial" w:cs="Arial" w:eastAsia="Arial" w:hAnsi="Arial"/>
                <w:sz w:val="24"/>
                <w:szCs w:val="24"/>
              </w:rPr>
            </w:pPr>
            <w:r w:rsidDel="00000000" w:rsidR="00000000" w:rsidRPr="00000000">
              <w:rPr>
                <w:rFonts w:ascii="Arial" w:cs="Arial" w:eastAsia="Arial" w:hAnsi="Arial"/>
                <w:sz w:val="24"/>
                <w:szCs w:val="24"/>
                <w:rtl w:val="0"/>
              </w:rPr>
              <w:t xml:space="preserve">tempo</w:t>
            </w:r>
            <w:commentRangeEnd w:id="21"/>
            <w:r w:rsidDel="00000000" w:rsidR="00000000" w:rsidRPr="00000000">
              <w:commentReference w:id="21"/>
            </w:r>
            <w:r w:rsidDel="00000000" w:rsidR="00000000" w:rsidRPr="00000000">
              <w:rPr>
                <w:rtl w:val="0"/>
              </w:rPr>
            </w:r>
          </w:p>
        </w:tc>
      </w:tr>
      <w:tr>
        <w:trPr>
          <w:cantSplit w:val="0"/>
          <w:tblHeader w:val="0"/>
        </w:trPr>
        <w:tc>
          <w:tcPr/>
          <w:p w:rsidR="00000000" w:rsidDel="00000000" w:rsidP="00000000" w:rsidRDefault="00000000" w:rsidRPr="00000000" w14:paraId="000000F0">
            <w:pPr>
              <w:rPr>
                <w:rFonts w:ascii="Arial" w:cs="Arial" w:eastAsia="Arial" w:hAnsi="Arial"/>
                <w:sz w:val="24"/>
                <w:szCs w:val="24"/>
              </w:rPr>
            </w:pPr>
            <w:r w:rsidDel="00000000" w:rsidR="00000000" w:rsidRPr="00000000">
              <w:rPr>
                <w:rFonts w:ascii="Arial" w:cs="Arial" w:eastAsia="Arial" w:hAnsi="Arial"/>
                <w:sz w:val="24"/>
                <w:szCs w:val="24"/>
                <w:rtl w:val="0"/>
              </w:rPr>
              <w:t xml:space="preserve">Fase de planejamento</w:t>
            </w:r>
          </w:p>
        </w:tc>
        <w:tc>
          <w:tcPr/>
          <w:p w:rsidR="00000000" w:rsidDel="00000000" w:rsidP="00000000" w:rsidRDefault="00000000" w:rsidRPr="00000000" w14:paraId="000000F1">
            <w:pPr>
              <w:rPr>
                <w:rFonts w:ascii="Arial" w:cs="Arial" w:eastAsia="Arial" w:hAnsi="Arial"/>
                <w:sz w:val="24"/>
                <w:szCs w:val="24"/>
              </w:rPr>
            </w:pPr>
            <w:r w:rsidDel="00000000" w:rsidR="00000000" w:rsidRPr="00000000">
              <w:rPr>
                <w:rFonts w:ascii="Arial" w:cs="Arial" w:eastAsia="Arial" w:hAnsi="Arial"/>
                <w:sz w:val="24"/>
                <w:szCs w:val="24"/>
                <w:rtl w:val="0"/>
              </w:rPr>
              <w:t xml:space="preserve">30 dias</w:t>
            </w:r>
          </w:p>
        </w:tc>
      </w:tr>
      <w:tr>
        <w:trPr>
          <w:cantSplit w:val="0"/>
          <w:tblHeader w:val="0"/>
        </w:trPr>
        <w:tc>
          <w:tcPr/>
          <w:p w:rsidR="00000000" w:rsidDel="00000000" w:rsidP="00000000" w:rsidRDefault="00000000" w:rsidRPr="00000000" w14:paraId="000000F2">
            <w:pPr>
              <w:rPr>
                <w:rFonts w:ascii="Arial" w:cs="Arial" w:eastAsia="Arial" w:hAnsi="Arial"/>
                <w:sz w:val="24"/>
                <w:szCs w:val="24"/>
              </w:rPr>
            </w:pPr>
            <w:r w:rsidDel="00000000" w:rsidR="00000000" w:rsidRPr="00000000">
              <w:rPr>
                <w:rFonts w:ascii="Arial" w:cs="Arial" w:eastAsia="Arial" w:hAnsi="Arial"/>
                <w:sz w:val="24"/>
                <w:szCs w:val="24"/>
                <w:rtl w:val="0"/>
              </w:rPr>
              <w:t xml:space="preserve">Fase de design</w:t>
            </w:r>
          </w:p>
        </w:tc>
        <w:tc>
          <w:tcPr/>
          <w:p w:rsidR="00000000" w:rsidDel="00000000" w:rsidP="00000000" w:rsidRDefault="00000000" w:rsidRPr="00000000" w14:paraId="000000F3">
            <w:pPr>
              <w:rPr>
                <w:rFonts w:ascii="Arial" w:cs="Arial" w:eastAsia="Arial" w:hAnsi="Arial"/>
                <w:sz w:val="24"/>
                <w:szCs w:val="24"/>
              </w:rPr>
            </w:pPr>
            <w:r w:rsidDel="00000000" w:rsidR="00000000" w:rsidRPr="00000000">
              <w:rPr>
                <w:rFonts w:ascii="Arial" w:cs="Arial" w:eastAsia="Arial" w:hAnsi="Arial"/>
                <w:sz w:val="24"/>
                <w:szCs w:val="24"/>
                <w:rtl w:val="0"/>
              </w:rPr>
              <w:t xml:space="preserve">15 dias</w:t>
            </w:r>
          </w:p>
        </w:tc>
      </w:tr>
      <w:tr>
        <w:trPr>
          <w:cantSplit w:val="0"/>
          <w:tblHeader w:val="0"/>
        </w:trPr>
        <w:tc>
          <w:tcPr/>
          <w:p w:rsidR="00000000" w:rsidDel="00000000" w:rsidP="00000000" w:rsidRDefault="00000000" w:rsidRPr="00000000" w14:paraId="000000F4">
            <w:pPr>
              <w:rPr>
                <w:rFonts w:ascii="Arial" w:cs="Arial" w:eastAsia="Arial" w:hAnsi="Arial"/>
                <w:sz w:val="24"/>
                <w:szCs w:val="24"/>
              </w:rPr>
            </w:pPr>
            <w:r w:rsidDel="00000000" w:rsidR="00000000" w:rsidRPr="00000000">
              <w:rPr>
                <w:rFonts w:ascii="Arial" w:cs="Arial" w:eastAsia="Arial" w:hAnsi="Arial"/>
                <w:sz w:val="24"/>
                <w:szCs w:val="24"/>
                <w:rtl w:val="0"/>
              </w:rPr>
              <w:t xml:space="preserve">Criação de identidade visual</w:t>
            </w:r>
          </w:p>
        </w:tc>
        <w:tc>
          <w:tcPr/>
          <w:p w:rsidR="00000000" w:rsidDel="00000000" w:rsidP="00000000" w:rsidRDefault="00000000" w:rsidRPr="00000000" w14:paraId="000000F5">
            <w:pPr>
              <w:rPr>
                <w:rFonts w:ascii="Arial" w:cs="Arial" w:eastAsia="Arial" w:hAnsi="Arial"/>
                <w:sz w:val="24"/>
                <w:szCs w:val="24"/>
              </w:rPr>
            </w:pPr>
            <w:r w:rsidDel="00000000" w:rsidR="00000000" w:rsidRPr="00000000">
              <w:rPr>
                <w:rFonts w:ascii="Arial" w:cs="Arial" w:eastAsia="Arial" w:hAnsi="Arial"/>
                <w:sz w:val="24"/>
                <w:szCs w:val="24"/>
                <w:rtl w:val="0"/>
              </w:rPr>
              <w:t xml:space="preserve">15 dias</w:t>
            </w:r>
          </w:p>
        </w:tc>
      </w:tr>
      <w:tr>
        <w:trPr>
          <w:cantSplit w:val="0"/>
          <w:trHeight w:val="176" w:hRule="atLeast"/>
          <w:tblHeader w:val="0"/>
        </w:trPr>
        <w:tc>
          <w:tcPr/>
          <w:p w:rsidR="00000000" w:rsidDel="00000000" w:rsidP="00000000" w:rsidRDefault="00000000" w:rsidRPr="00000000" w14:paraId="000000F6">
            <w:pPr>
              <w:rPr>
                <w:rFonts w:ascii="Arial" w:cs="Arial" w:eastAsia="Arial" w:hAnsi="Arial"/>
                <w:sz w:val="24"/>
                <w:szCs w:val="24"/>
              </w:rPr>
            </w:pPr>
            <w:r w:rsidDel="00000000" w:rsidR="00000000" w:rsidRPr="00000000">
              <w:rPr>
                <w:rFonts w:ascii="Arial" w:cs="Arial" w:eastAsia="Arial" w:hAnsi="Arial"/>
                <w:sz w:val="24"/>
                <w:szCs w:val="24"/>
                <w:rtl w:val="0"/>
              </w:rPr>
              <w:t xml:space="preserve">Fase de desenvolvimento</w:t>
            </w:r>
          </w:p>
        </w:tc>
        <w:tc>
          <w:tcPr/>
          <w:p w:rsidR="00000000" w:rsidDel="00000000" w:rsidP="00000000" w:rsidRDefault="00000000" w:rsidRPr="00000000" w14:paraId="000000F7">
            <w:pPr>
              <w:rPr>
                <w:rFonts w:ascii="Arial" w:cs="Arial" w:eastAsia="Arial" w:hAnsi="Arial"/>
                <w:sz w:val="24"/>
                <w:szCs w:val="24"/>
              </w:rPr>
            </w:pPr>
            <w:r w:rsidDel="00000000" w:rsidR="00000000" w:rsidRPr="00000000">
              <w:rPr>
                <w:rFonts w:ascii="Arial" w:cs="Arial" w:eastAsia="Arial" w:hAnsi="Arial"/>
                <w:sz w:val="24"/>
                <w:szCs w:val="24"/>
                <w:rtl w:val="0"/>
              </w:rPr>
              <w:t xml:space="preserve">150 dias</w:t>
            </w:r>
          </w:p>
        </w:tc>
      </w:tr>
      <w:tr>
        <w:trPr>
          <w:cantSplit w:val="0"/>
          <w:trHeight w:val="318" w:hRule="atLeast"/>
          <w:tblHeader w:val="0"/>
        </w:trPr>
        <w:tc>
          <w:tcPr/>
          <w:p w:rsidR="00000000" w:rsidDel="00000000" w:rsidP="00000000" w:rsidRDefault="00000000" w:rsidRPr="00000000" w14:paraId="000000F8">
            <w:pPr>
              <w:rPr>
                <w:rFonts w:ascii="Arial" w:cs="Arial" w:eastAsia="Arial" w:hAnsi="Arial"/>
                <w:sz w:val="24"/>
                <w:szCs w:val="24"/>
              </w:rPr>
            </w:pPr>
            <w:r w:rsidDel="00000000" w:rsidR="00000000" w:rsidRPr="00000000">
              <w:rPr>
                <w:rFonts w:ascii="Arial" w:cs="Arial" w:eastAsia="Arial" w:hAnsi="Arial"/>
                <w:sz w:val="24"/>
                <w:szCs w:val="24"/>
                <w:rtl w:val="0"/>
              </w:rPr>
              <w:t xml:space="preserve">Fase de testes e correções</w:t>
            </w:r>
          </w:p>
        </w:tc>
        <w:tc>
          <w:tcPr/>
          <w:p w:rsidR="00000000" w:rsidDel="00000000" w:rsidP="00000000" w:rsidRDefault="00000000" w:rsidRPr="00000000" w14:paraId="000000F9">
            <w:pPr>
              <w:rPr>
                <w:rFonts w:ascii="Arial" w:cs="Arial" w:eastAsia="Arial" w:hAnsi="Arial"/>
                <w:sz w:val="24"/>
                <w:szCs w:val="24"/>
              </w:rPr>
            </w:pPr>
            <w:r w:rsidDel="00000000" w:rsidR="00000000" w:rsidRPr="00000000">
              <w:rPr>
                <w:rFonts w:ascii="Arial" w:cs="Arial" w:eastAsia="Arial" w:hAnsi="Arial"/>
                <w:sz w:val="24"/>
                <w:szCs w:val="24"/>
                <w:rtl w:val="0"/>
              </w:rPr>
              <w:t xml:space="preserve">30 dias</w:t>
            </w:r>
          </w:p>
        </w:tc>
      </w:tr>
      <w:tr>
        <w:trPr>
          <w:cantSplit w:val="0"/>
          <w:trHeight w:val="318" w:hRule="atLeast"/>
          <w:tblHeader w:val="0"/>
        </w:trPr>
        <w:tc>
          <w:tcPr/>
          <w:p w:rsidR="00000000" w:rsidDel="00000000" w:rsidP="00000000" w:rsidRDefault="00000000" w:rsidRPr="00000000" w14:paraId="000000FA">
            <w:pPr>
              <w:rPr>
                <w:rFonts w:ascii="Arial" w:cs="Arial" w:eastAsia="Arial" w:hAnsi="Arial"/>
                <w:sz w:val="24"/>
                <w:szCs w:val="24"/>
              </w:rPr>
            </w:pPr>
            <w:r w:rsidDel="00000000" w:rsidR="00000000" w:rsidRPr="00000000">
              <w:rPr>
                <w:rFonts w:ascii="Arial" w:cs="Arial" w:eastAsia="Arial" w:hAnsi="Arial"/>
                <w:sz w:val="24"/>
                <w:szCs w:val="24"/>
                <w:rtl w:val="0"/>
              </w:rPr>
              <w:t xml:space="preserve">Revisão</w:t>
            </w:r>
          </w:p>
        </w:tc>
        <w:tc>
          <w:tcPr/>
          <w:p w:rsidR="00000000" w:rsidDel="00000000" w:rsidP="00000000" w:rsidRDefault="00000000" w:rsidRPr="00000000" w14:paraId="000000FB">
            <w:pPr>
              <w:rPr>
                <w:rFonts w:ascii="Arial" w:cs="Arial" w:eastAsia="Arial" w:hAnsi="Arial"/>
                <w:sz w:val="24"/>
                <w:szCs w:val="24"/>
              </w:rPr>
            </w:pPr>
            <w:r w:rsidDel="00000000" w:rsidR="00000000" w:rsidRPr="00000000">
              <w:rPr>
                <w:rFonts w:ascii="Arial" w:cs="Arial" w:eastAsia="Arial" w:hAnsi="Arial"/>
                <w:sz w:val="24"/>
                <w:szCs w:val="24"/>
                <w:rtl w:val="0"/>
              </w:rPr>
              <w:t xml:space="preserve">7 dias</w:t>
            </w:r>
          </w:p>
        </w:tc>
      </w:tr>
      <w:tr>
        <w:trPr>
          <w:cantSplit w:val="0"/>
          <w:trHeight w:val="318" w:hRule="atLeast"/>
          <w:tblHeader w:val="0"/>
        </w:trPr>
        <w:tc>
          <w:tcPr/>
          <w:p w:rsidR="00000000" w:rsidDel="00000000" w:rsidP="00000000" w:rsidRDefault="00000000" w:rsidRPr="00000000" w14:paraId="000000FC">
            <w:pPr>
              <w:rPr>
                <w:rFonts w:ascii="Arial" w:cs="Arial" w:eastAsia="Arial" w:hAnsi="Arial"/>
                <w:sz w:val="24"/>
                <w:szCs w:val="24"/>
              </w:rPr>
            </w:pPr>
            <w:r w:rsidDel="00000000" w:rsidR="00000000" w:rsidRPr="00000000">
              <w:rPr>
                <w:rFonts w:ascii="Arial" w:cs="Arial" w:eastAsia="Arial" w:hAnsi="Arial"/>
                <w:sz w:val="24"/>
                <w:szCs w:val="24"/>
                <w:rtl w:val="0"/>
              </w:rPr>
              <w:t xml:space="preserve">Coleta e Criação de conteúdo</w:t>
            </w:r>
          </w:p>
        </w:tc>
        <w:tc>
          <w:tcPr/>
          <w:p w:rsidR="00000000" w:rsidDel="00000000" w:rsidP="00000000" w:rsidRDefault="00000000" w:rsidRPr="00000000" w14:paraId="000000FD">
            <w:pPr>
              <w:rPr>
                <w:rFonts w:ascii="Arial" w:cs="Arial" w:eastAsia="Arial" w:hAnsi="Arial"/>
                <w:sz w:val="24"/>
                <w:szCs w:val="24"/>
              </w:rPr>
            </w:pPr>
            <w:r w:rsidDel="00000000" w:rsidR="00000000" w:rsidRPr="00000000">
              <w:rPr>
                <w:rFonts w:ascii="Arial" w:cs="Arial" w:eastAsia="Arial" w:hAnsi="Arial"/>
                <w:sz w:val="24"/>
                <w:szCs w:val="24"/>
                <w:rtl w:val="0"/>
              </w:rPr>
              <w:t xml:space="preserve">15 dias</w:t>
            </w:r>
          </w:p>
        </w:tc>
      </w:tr>
      <w:tr>
        <w:trPr>
          <w:cantSplit w:val="0"/>
          <w:trHeight w:val="318" w:hRule="atLeast"/>
          <w:tblHeader w:val="0"/>
        </w:trPr>
        <w:tc>
          <w:tcPr/>
          <w:p w:rsidR="00000000" w:rsidDel="00000000" w:rsidP="00000000" w:rsidRDefault="00000000" w:rsidRPr="00000000" w14:paraId="000000FE">
            <w:pPr>
              <w:rPr>
                <w:rFonts w:ascii="Arial" w:cs="Arial" w:eastAsia="Arial" w:hAnsi="Arial"/>
                <w:sz w:val="24"/>
                <w:szCs w:val="24"/>
              </w:rPr>
            </w:pPr>
            <w:r w:rsidDel="00000000" w:rsidR="00000000" w:rsidRPr="00000000">
              <w:rPr>
                <w:rFonts w:ascii="Arial" w:cs="Arial" w:eastAsia="Arial" w:hAnsi="Arial"/>
                <w:sz w:val="24"/>
                <w:szCs w:val="24"/>
                <w:rtl w:val="0"/>
              </w:rPr>
              <w:t xml:space="preserve">Lançamento</w:t>
            </w:r>
          </w:p>
        </w:tc>
        <w:tc>
          <w:tcPr/>
          <w:p w:rsidR="00000000" w:rsidDel="00000000" w:rsidP="00000000" w:rsidRDefault="00000000" w:rsidRPr="00000000" w14:paraId="000000FF">
            <w:pPr>
              <w:rPr>
                <w:rFonts w:ascii="Arial" w:cs="Arial" w:eastAsia="Arial" w:hAnsi="Arial"/>
                <w:sz w:val="24"/>
                <w:szCs w:val="24"/>
              </w:rPr>
            </w:pPr>
            <w:r w:rsidDel="00000000" w:rsidR="00000000" w:rsidRPr="00000000">
              <w:rPr>
                <w:rFonts w:ascii="Arial" w:cs="Arial" w:eastAsia="Arial" w:hAnsi="Arial"/>
                <w:sz w:val="24"/>
                <w:szCs w:val="24"/>
                <w:rtl w:val="0"/>
              </w:rPr>
              <w:t xml:space="preserve">7 dias</w:t>
            </w:r>
          </w:p>
        </w:tc>
      </w:tr>
    </w:tbl>
    <w:p w:rsidR="00000000" w:rsidDel="00000000" w:rsidP="00000000" w:rsidRDefault="00000000" w:rsidRPr="00000000" w14:paraId="0000010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Tempo estimado:</w:t>
      </w:r>
      <w:r w:rsidDel="00000000" w:rsidR="00000000" w:rsidRPr="00000000">
        <w:rPr>
          <w:rFonts w:ascii="Arial" w:cs="Arial" w:eastAsia="Arial" w:hAnsi="Arial"/>
          <w:sz w:val="24"/>
          <w:szCs w:val="24"/>
          <w:rtl w:val="0"/>
        </w:rPr>
        <w:t xml:space="preserve"> 269 dias / 9 meses</w:t>
      </w:r>
    </w:p>
    <w:p w:rsidR="00000000" w:rsidDel="00000000" w:rsidP="00000000" w:rsidRDefault="00000000" w:rsidRPr="00000000" w14:paraId="0000010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foi feita uma estimativa sobre qual será o tempo gasto de cada integrante da equipe com o trabalho, contando com as horas disponíveis na matéria PDTCC e horas extras durante o ano letivo:</w:t>
      </w:r>
    </w:p>
    <w:tbl>
      <w:tblPr>
        <w:tblStyle w:val="Table4"/>
        <w:tblW w:w="9061.0" w:type="dxa"/>
        <w:jc w:val="left"/>
        <w:tblBorders>
          <w:top w:color="000000" w:space="0" w:sz="4" w:val="single"/>
          <w:left w:color="000000" w:space="0" w:sz="4" w:val="single"/>
          <w:bottom w:color="000000" w:space="0" w:sz="4" w:val="single"/>
          <w:right w:color="000000" w:space="0" w:sz="4" w:val="single"/>
          <w:insideH w:color="666666" w:space="0" w:sz="4" w:val="single"/>
          <w:insideV w:color="666666" w:space="0" w:sz="4" w:val="single"/>
        </w:tblBorders>
        <w:tblLayout w:type="fixed"/>
        <w:tblLook w:val="04A0"/>
      </w:tblPr>
      <w:tblGrid>
        <w:gridCol w:w="2265"/>
        <w:gridCol w:w="2265"/>
        <w:gridCol w:w="2265"/>
        <w:gridCol w:w="2266"/>
        <w:tblGridChange w:id="0">
          <w:tblGrid>
            <w:gridCol w:w="2265"/>
            <w:gridCol w:w="2265"/>
            <w:gridCol w:w="2265"/>
            <w:gridCol w:w="2266"/>
          </w:tblGrid>
        </w:tblGridChange>
      </w:tblGrid>
      <w:tr>
        <w:trPr>
          <w:cantSplit w:val="0"/>
          <w:tblHeader w:val="0"/>
        </w:trPr>
        <w:tc>
          <w:tcPr/>
          <w:p w:rsidR="00000000" w:rsidDel="00000000" w:rsidP="00000000" w:rsidRDefault="00000000" w:rsidRPr="00000000" w14:paraId="00000104">
            <w:pPr>
              <w:spacing w:line="360" w:lineRule="auto"/>
              <w:jc w:val="center"/>
              <w:rPr>
                <w:rFonts w:ascii="Arial" w:cs="Arial" w:eastAsia="Arial" w:hAnsi="Arial"/>
                <w:sz w:val="24"/>
                <w:szCs w:val="24"/>
              </w:rPr>
            </w:pPr>
            <w:sdt>
              <w:sdtPr>
                <w:tag w:val="goog_rdk_24"/>
              </w:sdtPr>
              <w:sdtContent>
                <w:commentRangeStart w:id="22"/>
              </w:sdtContent>
            </w:sdt>
            <w:r w:rsidDel="00000000" w:rsidR="00000000" w:rsidRPr="00000000">
              <w:rPr>
                <w:rFonts w:ascii="Arial" w:cs="Arial" w:eastAsia="Arial" w:hAnsi="Arial"/>
                <w:sz w:val="24"/>
                <w:szCs w:val="24"/>
                <w:rtl w:val="0"/>
              </w:rPr>
              <w:t xml:space="preserve">Integrantes</w:t>
            </w:r>
          </w:p>
        </w:tc>
        <w:tc>
          <w:tcPr/>
          <w:p w:rsidR="00000000" w:rsidDel="00000000" w:rsidP="00000000" w:rsidRDefault="00000000" w:rsidRPr="00000000" w14:paraId="0000010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Horas Semanais</w:t>
            </w:r>
          </w:p>
        </w:tc>
        <w:tc>
          <w:tcPr/>
          <w:p w:rsidR="00000000" w:rsidDel="00000000" w:rsidP="00000000" w:rsidRDefault="00000000" w:rsidRPr="00000000" w14:paraId="0000010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Horas Mensais</w:t>
            </w:r>
          </w:p>
        </w:tc>
        <w:tc>
          <w:tcPr/>
          <w:p w:rsidR="00000000" w:rsidDel="00000000" w:rsidP="00000000" w:rsidRDefault="00000000" w:rsidRPr="00000000" w14:paraId="0000010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Horas Anuais</w:t>
            </w:r>
            <w:commentRangeEnd w:id="22"/>
            <w:r w:rsidDel="00000000" w:rsidR="00000000" w:rsidRPr="00000000">
              <w:commentReference w:id="22"/>
            </w:r>
            <w:r w:rsidDel="00000000" w:rsidR="00000000" w:rsidRPr="00000000">
              <w:rPr>
                <w:rtl w:val="0"/>
              </w:rPr>
            </w:r>
          </w:p>
        </w:tc>
      </w:tr>
      <w:tr>
        <w:trPr>
          <w:cantSplit w:val="0"/>
          <w:tblHeader w:val="0"/>
        </w:trPr>
        <w:tc>
          <w:tcPr/>
          <w:p w:rsidR="00000000" w:rsidDel="00000000" w:rsidP="00000000" w:rsidRDefault="00000000" w:rsidRPr="00000000" w14:paraId="0000010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Danilo Alfa </w:t>
            </w:r>
          </w:p>
        </w:tc>
        <w:tc>
          <w:tcPr/>
          <w:p w:rsidR="00000000" w:rsidDel="00000000" w:rsidP="00000000" w:rsidRDefault="00000000" w:rsidRPr="00000000" w14:paraId="0000010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10h</w:t>
            </w:r>
          </w:p>
        </w:tc>
        <w:tc>
          <w:tcPr/>
          <w:p w:rsidR="00000000" w:rsidDel="00000000" w:rsidP="00000000" w:rsidRDefault="00000000" w:rsidRPr="00000000" w14:paraId="0000010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40h</w:t>
            </w:r>
          </w:p>
        </w:tc>
        <w:tc>
          <w:tcPr/>
          <w:p w:rsidR="00000000" w:rsidDel="00000000" w:rsidP="00000000" w:rsidRDefault="00000000" w:rsidRPr="00000000" w14:paraId="0000010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480h</w:t>
            </w:r>
          </w:p>
        </w:tc>
      </w:tr>
      <w:tr>
        <w:trPr>
          <w:cantSplit w:val="0"/>
          <w:tblHeader w:val="0"/>
        </w:trPr>
        <w:tc>
          <w:tcPr/>
          <w:p w:rsidR="00000000" w:rsidDel="00000000" w:rsidP="00000000" w:rsidRDefault="00000000" w:rsidRPr="00000000" w14:paraId="0000010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Jhonata Conceição</w:t>
            </w:r>
          </w:p>
        </w:tc>
        <w:tc>
          <w:tcPr/>
          <w:p w:rsidR="00000000" w:rsidDel="00000000" w:rsidP="00000000" w:rsidRDefault="00000000" w:rsidRPr="00000000" w14:paraId="0000010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10h</w:t>
            </w:r>
          </w:p>
        </w:tc>
        <w:tc>
          <w:tcPr/>
          <w:p w:rsidR="00000000" w:rsidDel="00000000" w:rsidP="00000000" w:rsidRDefault="00000000" w:rsidRPr="00000000" w14:paraId="0000010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40h</w:t>
            </w:r>
          </w:p>
        </w:tc>
        <w:tc>
          <w:tcPr/>
          <w:p w:rsidR="00000000" w:rsidDel="00000000" w:rsidP="00000000" w:rsidRDefault="00000000" w:rsidRPr="00000000" w14:paraId="0000010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480h</w:t>
            </w:r>
          </w:p>
        </w:tc>
      </w:tr>
      <w:tr>
        <w:trPr>
          <w:cantSplit w:val="0"/>
          <w:tblHeader w:val="0"/>
        </w:trPr>
        <w:tc>
          <w:tcPr/>
          <w:p w:rsidR="00000000" w:rsidDel="00000000" w:rsidP="00000000" w:rsidRDefault="00000000" w:rsidRPr="00000000" w14:paraId="0000011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Leonardo Gargoriano</w:t>
            </w:r>
          </w:p>
        </w:tc>
        <w:tc>
          <w:tcPr/>
          <w:p w:rsidR="00000000" w:rsidDel="00000000" w:rsidP="00000000" w:rsidRDefault="00000000" w:rsidRPr="00000000" w14:paraId="0000011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8h</w:t>
            </w:r>
          </w:p>
        </w:tc>
        <w:tc>
          <w:tcPr/>
          <w:p w:rsidR="00000000" w:rsidDel="00000000" w:rsidP="00000000" w:rsidRDefault="00000000" w:rsidRPr="00000000" w14:paraId="0000011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32h</w:t>
            </w:r>
          </w:p>
        </w:tc>
        <w:tc>
          <w:tcPr/>
          <w:p w:rsidR="00000000" w:rsidDel="00000000" w:rsidP="00000000" w:rsidRDefault="00000000" w:rsidRPr="00000000" w14:paraId="0000011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288h</w:t>
            </w:r>
          </w:p>
        </w:tc>
      </w:tr>
      <w:tr>
        <w:trPr>
          <w:cantSplit w:val="0"/>
          <w:tblHeader w:val="0"/>
        </w:trPr>
        <w:tc>
          <w:tcPr/>
          <w:p w:rsidR="00000000" w:rsidDel="00000000" w:rsidP="00000000" w:rsidRDefault="00000000" w:rsidRPr="00000000" w14:paraId="0000011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Vitor Hugo Messias</w:t>
            </w:r>
          </w:p>
        </w:tc>
        <w:tc>
          <w:tcPr/>
          <w:p w:rsidR="00000000" w:rsidDel="00000000" w:rsidP="00000000" w:rsidRDefault="00000000" w:rsidRPr="00000000" w14:paraId="0000011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8h</w:t>
            </w:r>
          </w:p>
        </w:tc>
        <w:tc>
          <w:tcPr/>
          <w:p w:rsidR="00000000" w:rsidDel="00000000" w:rsidP="00000000" w:rsidRDefault="00000000" w:rsidRPr="00000000" w14:paraId="0000011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32h</w:t>
            </w:r>
          </w:p>
        </w:tc>
        <w:tc>
          <w:tcPr/>
          <w:p w:rsidR="00000000" w:rsidDel="00000000" w:rsidP="00000000" w:rsidRDefault="00000000" w:rsidRPr="00000000" w14:paraId="0000011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288h</w:t>
            </w:r>
          </w:p>
        </w:tc>
      </w:tr>
      <w:tr>
        <w:trPr>
          <w:cantSplit w:val="0"/>
          <w:tblHeader w:val="0"/>
        </w:trPr>
        <w:tc>
          <w:tcPr/>
          <w:p w:rsidR="00000000" w:rsidDel="00000000" w:rsidP="00000000" w:rsidRDefault="00000000" w:rsidRPr="00000000" w14:paraId="0000011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Vitor Santos</w:t>
            </w:r>
          </w:p>
        </w:tc>
        <w:tc>
          <w:tcPr/>
          <w:p w:rsidR="00000000" w:rsidDel="00000000" w:rsidP="00000000" w:rsidRDefault="00000000" w:rsidRPr="00000000" w14:paraId="0000011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14h</w:t>
            </w:r>
          </w:p>
        </w:tc>
        <w:tc>
          <w:tcPr/>
          <w:p w:rsidR="00000000" w:rsidDel="00000000" w:rsidP="00000000" w:rsidRDefault="00000000" w:rsidRPr="00000000" w14:paraId="0000011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56h</w:t>
            </w:r>
          </w:p>
        </w:tc>
        <w:tc>
          <w:tcPr/>
          <w:p w:rsidR="00000000" w:rsidDel="00000000" w:rsidP="00000000" w:rsidRDefault="00000000" w:rsidRPr="00000000" w14:paraId="0000011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672h</w:t>
            </w:r>
            <w:r w:rsidDel="00000000" w:rsidR="00000000" w:rsidRPr="00000000">
              <w:rPr>
                <w:rtl w:val="0"/>
              </w:rPr>
            </w:r>
          </w:p>
        </w:tc>
      </w:tr>
      <w:tr>
        <w:trPr>
          <w:cantSplit w:val="0"/>
          <w:tblHeader w:val="0"/>
        </w:trPr>
        <w:tc>
          <w:tcPr/>
          <w:p w:rsidR="00000000" w:rsidDel="00000000" w:rsidP="00000000" w:rsidRDefault="00000000" w:rsidRPr="00000000" w14:paraId="0000011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w:t>
            </w:r>
          </w:p>
        </w:tc>
        <w:tc>
          <w:tcPr/>
          <w:p w:rsidR="00000000" w:rsidDel="00000000" w:rsidP="00000000" w:rsidRDefault="00000000" w:rsidRPr="00000000" w14:paraId="0000011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50h</w:t>
            </w:r>
          </w:p>
        </w:tc>
        <w:tc>
          <w:tcPr/>
          <w:p w:rsidR="00000000" w:rsidDel="00000000" w:rsidP="00000000" w:rsidRDefault="00000000" w:rsidRPr="00000000" w14:paraId="0000011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200h</w:t>
            </w:r>
          </w:p>
        </w:tc>
        <w:tc>
          <w:tcPr/>
          <w:p w:rsidR="00000000" w:rsidDel="00000000" w:rsidP="00000000" w:rsidRDefault="00000000" w:rsidRPr="00000000" w14:paraId="0000011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2400h</w:t>
            </w:r>
          </w:p>
        </w:tc>
      </w:tr>
    </w:tbl>
    <w:p w:rsidR="00000000" w:rsidDel="00000000" w:rsidP="00000000" w:rsidRDefault="00000000" w:rsidRPr="00000000" w14:paraId="00000120">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Conclui-se que, apesar da ambição do projeto e o tempo a considerar, com as metodologias aplicadas e afinco e disciplina, o projeto deve dar continuidade.</w:t>
      </w:r>
    </w:p>
    <w:p w:rsidR="00000000" w:rsidDel="00000000" w:rsidP="00000000" w:rsidRDefault="00000000" w:rsidRPr="00000000" w14:paraId="00000121">
      <w:pPr>
        <w:pStyle w:val="Heading3"/>
        <w:numPr>
          <w:ilvl w:val="2"/>
          <w:numId w:val="6"/>
        </w:numPr>
        <w:ind w:left="284" w:hanging="284"/>
        <w:rPr/>
      </w:pPr>
      <w:bookmarkStart w:colFirst="0" w:colLast="0" w:name="_heading=h.2p2csry" w:id="13"/>
      <w:bookmarkEnd w:id="13"/>
      <w:sdt>
        <w:sdtPr>
          <w:tag w:val="goog_rdk_25"/>
        </w:sdtPr>
        <w:sdtContent>
          <w:commentRangeStart w:id="23"/>
        </w:sdtContent>
      </w:sdt>
      <w:r w:rsidDel="00000000" w:rsidR="00000000" w:rsidRPr="00000000">
        <w:rPr>
          <w:rtl w:val="0"/>
        </w:rPr>
        <w:t xml:space="preserve">Viabilidade de economia </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22">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estudos de viabilidade econômica possuem uma função imprescindível no tocante ao desenvolvimento de software, sendo extremamente importantes para quaisquer projetos. Fazendo o uso dos estudos de viabilidade econômica, podemos identificar possíveis riscos, incongruências e até mesmo prever determinadas atitudes com relação ao orçamento e investimentos. </w:t>
      </w:r>
    </w:p>
    <w:p w:rsidR="00000000" w:rsidDel="00000000" w:rsidP="00000000" w:rsidRDefault="00000000" w:rsidRPr="00000000" w14:paraId="00000123">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De Francisco (1988) um estudo de análise de investimentos compreende: um investimento a ser realizado; enumeração de alternativas viáveis; análise de cada alternativa; comparação das alternativas e escolha da melhor alternativa. Utilizando dessas afirmações de Francisco, pudemos desenvolver nossos estudos de viabilidade econômica, buscando ao máximo efetivar nossa relação com o orçamento disponível. Observe abaixo algumas das estimativas e a relação delas, com o orçamento disponível:</w:t>
      </w:r>
    </w:p>
    <w:tbl>
      <w:tblPr>
        <w:tblStyle w:val="Table5"/>
        <w:tblW w:w="8494.0" w:type="dxa"/>
        <w:jc w:val="left"/>
        <w:tblBorders>
          <w:top w:color="000000" w:space="0" w:sz="4" w:val="single"/>
          <w:left w:color="000000" w:space="0" w:sz="4" w:val="single"/>
          <w:bottom w:color="000000" w:space="0" w:sz="4" w:val="single"/>
          <w:right w:color="000000" w:space="0" w:sz="4" w:val="single"/>
          <w:insideH w:color="666666" w:space="0" w:sz="4" w:val="single"/>
          <w:insideV w:color="666666" w:space="0" w:sz="4" w:val="single"/>
        </w:tblBorders>
        <w:tblLayout w:type="fixed"/>
        <w:tblLook w:val="04A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124">
            <w:pPr>
              <w:rPr>
                <w:rFonts w:ascii="Arial" w:cs="Arial" w:eastAsia="Arial" w:hAnsi="Arial"/>
                <w:sz w:val="24"/>
                <w:szCs w:val="24"/>
              </w:rPr>
            </w:pPr>
            <w:sdt>
              <w:sdtPr>
                <w:tag w:val="goog_rdk_26"/>
              </w:sdtPr>
              <w:sdtContent>
                <w:commentRangeStart w:id="24"/>
              </w:sdtContent>
            </w:sdt>
            <w:r w:rsidDel="00000000" w:rsidR="00000000" w:rsidRPr="00000000">
              <w:rPr>
                <w:rFonts w:ascii="Arial" w:cs="Arial" w:eastAsia="Arial" w:hAnsi="Arial"/>
                <w:sz w:val="24"/>
                <w:szCs w:val="24"/>
                <w:rtl w:val="0"/>
              </w:rPr>
              <w:t xml:space="preserve">Tecnologia</w:t>
            </w:r>
          </w:p>
        </w:tc>
        <w:tc>
          <w:tcPr/>
          <w:p w:rsidR="00000000" w:rsidDel="00000000" w:rsidP="00000000" w:rsidRDefault="00000000" w:rsidRPr="00000000" w14:paraId="00000125">
            <w:pPr>
              <w:rPr>
                <w:rFonts w:ascii="Arial" w:cs="Arial" w:eastAsia="Arial" w:hAnsi="Arial"/>
                <w:sz w:val="24"/>
                <w:szCs w:val="24"/>
              </w:rPr>
            </w:pPr>
            <w:r w:rsidDel="00000000" w:rsidR="00000000" w:rsidRPr="00000000">
              <w:rPr>
                <w:rFonts w:ascii="Arial" w:cs="Arial" w:eastAsia="Arial" w:hAnsi="Arial"/>
                <w:sz w:val="24"/>
                <w:szCs w:val="24"/>
                <w:rtl w:val="0"/>
              </w:rPr>
              <w:t xml:space="preserve">Quantidade</w:t>
            </w:r>
          </w:p>
        </w:tc>
        <w:tc>
          <w:tcPr/>
          <w:p w:rsidR="00000000" w:rsidDel="00000000" w:rsidP="00000000" w:rsidRDefault="00000000" w:rsidRPr="00000000" w14:paraId="00000126">
            <w:pPr>
              <w:rPr>
                <w:rFonts w:ascii="Arial" w:cs="Arial" w:eastAsia="Arial" w:hAnsi="Arial"/>
                <w:sz w:val="24"/>
                <w:szCs w:val="24"/>
              </w:rPr>
            </w:pPr>
            <w:r w:rsidDel="00000000" w:rsidR="00000000" w:rsidRPr="00000000">
              <w:rPr>
                <w:rFonts w:ascii="Arial" w:cs="Arial" w:eastAsia="Arial" w:hAnsi="Arial"/>
                <w:sz w:val="24"/>
                <w:szCs w:val="24"/>
                <w:rtl w:val="0"/>
              </w:rPr>
              <w:t xml:space="preserve">Preço</w:t>
            </w:r>
            <w:commentRangeEnd w:id="24"/>
            <w:r w:rsidDel="00000000" w:rsidR="00000000" w:rsidRPr="00000000">
              <w:commentReference w:id="24"/>
            </w:r>
            <w:r w:rsidDel="00000000" w:rsidR="00000000" w:rsidRPr="00000000">
              <w:rPr>
                <w:rtl w:val="0"/>
              </w:rPr>
            </w:r>
          </w:p>
        </w:tc>
      </w:tr>
      <w:tr>
        <w:trPr>
          <w:cantSplit w:val="0"/>
          <w:tblHeader w:val="0"/>
        </w:trPr>
        <w:tc>
          <w:tcPr/>
          <w:p w:rsidR="00000000" w:rsidDel="00000000" w:rsidP="00000000" w:rsidRDefault="00000000" w:rsidRPr="00000000" w14:paraId="00000127">
            <w:pPr>
              <w:rPr>
                <w:rFonts w:ascii="Arial" w:cs="Arial" w:eastAsia="Arial" w:hAnsi="Arial"/>
                <w:sz w:val="24"/>
                <w:szCs w:val="24"/>
              </w:rPr>
            </w:pPr>
            <w:r w:rsidDel="00000000" w:rsidR="00000000" w:rsidRPr="00000000">
              <w:rPr>
                <w:rFonts w:ascii="Arial" w:cs="Arial" w:eastAsia="Arial" w:hAnsi="Arial"/>
                <w:sz w:val="24"/>
                <w:szCs w:val="24"/>
                <w:rtl w:val="0"/>
              </w:rPr>
              <w:t xml:space="preserve">Computador</w:t>
            </w:r>
          </w:p>
        </w:tc>
        <w:tc>
          <w:tcPr/>
          <w:p w:rsidR="00000000" w:rsidDel="00000000" w:rsidP="00000000" w:rsidRDefault="00000000" w:rsidRPr="00000000" w14:paraId="00000128">
            <w:pP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129">
            <w:pPr>
              <w:rPr>
                <w:rFonts w:ascii="Arial" w:cs="Arial" w:eastAsia="Arial" w:hAnsi="Arial"/>
                <w:sz w:val="24"/>
                <w:szCs w:val="24"/>
              </w:rPr>
            </w:pPr>
            <w:r w:rsidDel="00000000" w:rsidR="00000000" w:rsidRPr="00000000">
              <w:rPr>
                <w:rFonts w:ascii="Arial" w:cs="Arial" w:eastAsia="Arial" w:hAnsi="Arial"/>
                <w:sz w:val="24"/>
                <w:szCs w:val="24"/>
                <w:rtl w:val="0"/>
              </w:rPr>
              <w:t xml:space="preserve">R$12.350</w:t>
            </w:r>
          </w:p>
        </w:tc>
      </w:tr>
      <w:tr>
        <w:trPr>
          <w:cantSplit w:val="0"/>
          <w:tblHeader w:val="0"/>
        </w:trPr>
        <w:tc>
          <w:tcPr/>
          <w:p w:rsidR="00000000" w:rsidDel="00000000" w:rsidP="00000000" w:rsidRDefault="00000000" w:rsidRPr="00000000" w14:paraId="0000012A">
            <w:pPr>
              <w:rPr>
                <w:rFonts w:ascii="Arial" w:cs="Arial" w:eastAsia="Arial" w:hAnsi="Arial"/>
                <w:sz w:val="24"/>
                <w:szCs w:val="24"/>
              </w:rPr>
            </w:pPr>
            <w:r w:rsidDel="00000000" w:rsidR="00000000" w:rsidRPr="00000000">
              <w:rPr>
                <w:rFonts w:ascii="Arial" w:cs="Arial" w:eastAsia="Arial" w:hAnsi="Arial"/>
                <w:sz w:val="24"/>
                <w:szCs w:val="24"/>
                <w:rtl w:val="0"/>
              </w:rPr>
              <w:t xml:space="preserve">Internet + Energia</w:t>
            </w:r>
          </w:p>
        </w:tc>
        <w:tc>
          <w:tcPr/>
          <w:p w:rsidR="00000000" w:rsidDel="00000000" w:rsidP="00000000" w:rsidRDefault="00000000" w:rsidRPr="00000000" w14:paraId="0000012B">
            <w:pPr>
              <w:rPr>
                <w:rFonts w:ascii="Arial" w:cs="Arial" w:eastAsia="Arial" w:hAnsi="Arial"/>
                <w:sz w:val="24"/>
                <w:szCs w:val="24"/>
              </w:rPr>
            </w:pPr>
            <w:r w:rsidDel="00000000" w:rsidR="00000000" w:rsidRPr="00000000">
              <w:rPr>
                <w:rFonts w:ascii="Arial" w:cs="Arial" w:eastAsia="Arial" w:hAnsi="Arial"/>
                <w:sz w:val="24"/>
                <w:szCs w:val="24"/>
                <w:rtl w:val="0"/>
              </w:rPr>
              <w:t xml:space="preserve">400Mb</w:t>
            </w:r>
          </w:p>
        </w:tc>
        <w:tc>
          <w:tcPr/>
          <w:p w:rsidR="00000000" w:rsidDel="00000000" w:rsidP="00000000" w:rsidRDefault="00000000" w:rsidRPr="00000000" w14:paraId="0000012C">
            <w:pPr>
              <w:rPr>
                <w:rFonts w:ascii="Arial" w:cs="Arial" w:eastAsia="Arial" w:hAnsi="Arial"/>
                <w:sz w:val="24"/>
                <w:szCs w:val="24"/>
              </w:rPr>
            </w:pPr>
            <w:r w:rsidDel="00000000" w:rsidR="00000000" w:rsidRPr="00000000">
              <w:rPr>
                <w:rFonts w:ascii="Arial" w:cs="Arial" w:eastAsia="Arial" w:hAnsi="Arial"/>
                <w:sz w:val="24"/>
                <w:szCs w:val="24"/>
                <w:rtl w:val="0"/>
              </w:rPr>
              <w:t xml:space="preserve">R$1.200 (por mês)</w:t>
            </w:r>
          </w:p>
        </w:tc>
      </w:tr>
      <w:tr>
        <w:trPr>
          <w:cantSplit w:val="0"/>
          <w:trHeight w:val="176" w:hRule="atLeast"/>
          <w:tblHeader w:val="0"/>
        </w:trPr>
        <w:tc>
          <w:tcPr/>
          <w:p w:rsidR="00000000" w:rsidDel="00000000" w:rsidP="00000000" w:rsidRDefault="00000000" w:rsidRPr="00000000" w14:paraId="0000012D">
            <w:pPr>
              <w:rPr>
                <w:rFonts w:ascii="Arial" w:cs="Arial" w:eastAsia="Arial" w:hAnsi="Arial"/>
                <w:sz w:val="24"/>
                <w:szCs w:val="24"/>
              </w:rPr>
            </w:pPr>
            <w:r w:rsidDel="00000000" w:rsidR="00000000" w:rsidRPr="00000000">
              <w:rPr>
                <w:rFonts w:ascii="Arial" w:cs="Arial" w:eastAsia="Arial" w:hAnsi="Arial"/>
                <w:sz w:val="24"/>
                <w:szCs w:val="24"/>
                <w:rtl w:val="0"/>
              </w:rPr>
              <w:t xml:space="preserve">Sistema Operacional</w:t>
            </w:r>
          </w:p>
        </w:tc>
        <w:tc>
          <w:tcPr/>
          <w:p w:rsidR="00000000" w:rsidDel="00000000" w:rsidP="00000000" w:rsidRDefault="00000000" w:rsidRPr="00000000" w14:paraId="0000012E">
            <w:pP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12F">
            <w:pPr>
              <w:rPr>
                <w:rFonts w:ascii="Arial" w:cs="Arial" w:eastAsia="Arial" w:hAnsi="Arial"/>
                <w:sz w:val="24"/>
                <w:szCs w:val="24"/>
              </w:rPr>
            </w:pPr>
            <w:r w:rsidDel="00000000" w:rsidR="00000000" w:rsidRPr="00000000">
              <w:rPr>
                <w:rFonts w:ascii="Arial" w:cs="Arial" w:eastAsia="Arial" w:hAnsi="Arial"/>
                <w:sz w:val="24"/>
                <w:szCs w:val="24"/>
                <w:rtl w:val="0"/>
              </w:rPr>
              <w:t xml:space="preserve">R$1.000</w:t>
            </w:r>
          </w:p>
        </w:tc>
      </w:tr>
      <w:tr>
        <w:trPr>
          <w:cantSplit w:val="0"/>
          <w:trHeight w:val="318" w:hRule="atLeast"/>
          <w:tblHeader w:val="0"/>
        </w:trPr>
        <w:tc>
          <w:tcPr/>
          <w:p w:rsidR="00000000" w:rsidDel="00000000" w:rsidP="00000000" w:rsidRDefault="00000000" w:rsidRPr="00000000" w14:paraId="00000130">
            <w:pPr>
              <w:rPr>
                <w:rFonts w:ascii="Arial" w:cs="Arial" w:eastAsia="Arial" w:hAnsi="Arial"/>
                <w:sz w:val="24"/>
                <w:szCs w:val="24"/>
              </w:rPr>
            </w:pPr>
            <w:r w:rsidDel="00000000" w:rsidR="00000000" w:rsidRPr="00000000">
              <w:rPr>
                <w:rFonts w:ascii="Arial" w:cs="Arial" w:eastAsia="Arial" w:hAnsi="Arial"/>
                <w:sz w:val="24"/>
                <w:szCs w:val="24"/>
                <w:rtl w:val="0"/>
              </w:rPr>
              <w:t xml:space="preserve">Banco de dados (10TB)</w:t>
            </w:r>
          </w:p>
        </w:tc>
        <w:tc>
          <w:tcPr/>
          <w:p w:rsidR="00000000" w:rsidDel="00000000" w:rsidP="00000000" w:rsidRDefault="00000000" w:rsidRPr="00000000" w14:paraId="00000131">
            <w:pP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132">
            <w:pPr>
              <w:rPr>
                <w:rFonts w:ascii="Arial" w:cs="Arial" w:eastAsia="Arial" w:hAnsi="Arial"/>
                <w:sz w:val="24"/>
                <w:szCs w:val="24"/>
              </w:rPr>
            </w:pPr>
            <w:r w:rsidDel="00000000" w:rsidR="00000000" w:rsidRPr="00000000">
              <w:rPr>
                <w:rFonts w:ascii="Arial" w:cs="Arial" w:eastAsia="Arial" w:hAnsi="Arial"/>
                <w:sz w:val="24"/>
                <w:szCs w:val="24"/>
                <w:rtl w:val="0"/>
              </w:rPr>
              <w:t xml:space="preserve">R$4.000 (por mês)</w:t>
            </w:r>
          </w:p>
        </w:tc>
      </w:tr>
      <w:tr>
        <w:trPr>
          <w:cantSplit w:val="0"/>
          <w:trHeight w:val="318" w:hRule="atLeast"/>
          <w:tblHeader w:val="0"/>
        </w:trPr>
        <w:tc>
          <w:tcPr/>
          <w:p w:rsidR="00000000" w:rsidDel="00000000" w:rsidP="00000000" w:rsidRDefault="00000000" w:rsidRPr="00000000" w14:paraId="00000133">
            <w:pPr>
              <w:rPr>
                <w:rFonts w:ascii="Arial" w:cs="Arial" w:eastAsia="Arial" w:hAnsi="Arial"/>
                <w:sz w:val="24"/>
                <w:szCs w:val="24"/>
              </w:rPr>
            </w:pPr>
            <w:r w:rsidDel="00000000" w:rsidR="00000000" w:rsidRPr="00000000">
              <w:rPr>
                <w:rFonts w:ascii="Arial" w:cs="Arial" w:eastAsia="Arial" w:hAnsi="Arial"/>
                <w:sz w:val="24"/>
                <w:szCs w:val="24"/>
                <w:rtl w:val="0"/>
              </w:rPr>
              <w:t xml:space="preserve">IDE</w:t>
            </w:r>
          </w:p>
        </w:tc>
        <w:tc>
          <w:tcPr/>
          <w:p w:rsidR="00000000" w:rsidDel="00000000" w:rsidP="00000000" w:rsidRDefault="00000000" w:rsidRPr="00000000" w14:paraId="00000134">
            <w:pP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135">
            <w:pPr>
              <w:rPr>
                <w:rFonts w:ascii="Arial" w:cs="Arial" w:eastAsia="Arial" w:hAnsi="Arial"/>
                <w:sz w:val="24"/>
                <w:szCs w:val="24"/>
              </w:rPr>
            </w:pPr>
            <w:r w:rsidDel="00000000" w:rsidR="00000000" w:rsidRPr="00000000">
              <w:rPr>
                <w:rFonts w:ascii="Arial" w:cs="Arial" w:eastAsia="Arial" w:hAnsi="Arial"/>
                <w:sz w:val="24"/>
                <w:szCs w:val="24"/>
                <w:rtl w:val="0"/>
              </w:rPr>
              <w:t xml:space="preserve">R$3.000</w:t>
            </w:r>
          </w:p>
        </w:tc>
      </w:tr>
      <w:tr>
        <w:trPr>
          <w:cantSplit w:val="0"/>
          <w:trHeight w:val="318" w:hRule="atLeast"/>
          <w:tblHeader w:val="0"/>
        </w:trPr>
        <w:tc>
          <w:tcPr/>
          <w:p w:rsidR="00000000" w:rsidDel="00000000" w:rsidP="00000000" w:rsidRDefault="00000000" w:rsidRPr="00000000" w14:paraId="00000136">
            <w:pPr>
              <w:rPr>
                <w:rFonts w:ascii="Arial" w:cs="Arial" w:eastAsia="Arial" w:hAnsi="Arial"/>
                <w:sz w:val="24"/>
                <w:szCs w:val="24"/>
              </w:rPr>
            </w:pPr>
            <w:r w:rsidDel="00000000" w:rsidR="00000000" w:rsidRPr="00000000">
              <w:rPr>
                <w:rFonts w:ascii="Arial" w:cs="Arial" w:eastAsia="Arial" w:hAnsi="Arial"/>
                <w:sz w:val="24"/>
                <w:szCs w:val="24"/>
                <w:rtl w:val="0"/>
              </w:rPr>
              <w:t xml:space="preserve">Licenças</w:t>
            </w:r>
          </w:p>
        </w:tc>
        <w:tc>
          <w:tcPr/>
          <w:p w:rsidR="00000000" w:rsidDel="00000000" w:rsidP="00000000" w:rsidRDefault="00000000" w:rsidRPr="00000000" w14:paraId="00000137">
            <w:pP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138">
            <w:pPr>
              <w:rPr>
                <w:rFonts w:ascii="Arial" w:cs="Arial" w:eastAsia="Arial" w:hAnsi="Arial"/>
                <w:sz w:val="24"/>
                <w:szCs w:val="24"/>
              </w:rPr>
            </w:pPr>
            <w:r w:rsidDel="00000000" w:rsidR="00000000" w:rsidRPr="00000000">
              <w:rPr>
                <w:rFonts w:ascii="Arial" w:cs="Arial" w:eastAsia="Arial" w:hAnsi="Arial"/>
                <w:sz w:val="24"/>
                <w:szCs w:val="24"/>
                <w:rtl w:val="0"/>
              </w:rPr>
              <w:t xml:space="preserve">R$5.000</w:t>
            </w:r>
          </w:p>
        </w:tc>
      </w:tr>
      <w:tr>
        <w:trPr>
          <w:cantSplit w:val="0"/>
          <w:trHeight w:val="318" w:hRule="atLeast"/>
          <w:tblHeader w:val="0"/>
        </w:trPr>
        <w:tc>
          <w:tcPr/>
          <w:p w:rsidR="00000000" w:rsidDel="00000000" w:rsidP="00000000" w:rsidRDefault="00000000" w:rsidRPr="00000000" w14:paraId="00000139">
            <w:pPr>
              <w:rPr>
                <w:rFonts w:ascii="Arial" w:cs="Arial" w:eastAsia="Arial" w:hAnsi="Arial"/>
                <w:sz w:val="24"/>
                <w:szCs w:val="24"/>
              </w:rPr>
            </w:pPr>
            <w:r w:rsidDel="00000000" w:rsidR="00000000" w:rsidRPr="00000000">
              <w:rPr>
                <w:rFonts w:ascii="Arial" w:cs="Arial" w:eastAsia="Arial" w:hAnsi="Arial"/>
                <w:sz w:val="24"/>
                <w:szCs w:val="24"/>
                <w:rtl w:val="0"/>
              </w:rPr>
              <w:t xml:space="preserve">Manutenção</w:t>
            </w:r>
          </w:p>
        </w:tc>
        <w:tc>
          <w:tcPr/>
          <w:p w:rsidR="00000000" w:rsidDel="00000000" w:rsidP="00000000" w:rsidRDefault="00000000" w:rsidRPr="00000000" w14:paraId="0000013A">
            <w:pP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13B">
            <w:pPr>
              <w:rPr>
                <w:rFonts w:ascii="Arial" w:cs="Arial" w:eastAsia="Arial" w:hAnsi="Arial"/>
                <w:sz w:val="24"/>
                <w:szCs w:val="24"/>
              </w:rPr>
            </w:pPr>
            <w:r w:rsidDel="00000000" w:rsidR="00000000" w:rsidRPr="00000000">
              <w:rPr>
                <w:rFonts w:ascii="Arial" w:cs="Arial" w:eastAsia="Arial" w:hAnsi="Arial"/>
                <w:sz w:val="24"/>
                <w:szCs w:val="24"/>
                <w:rtl w:val="0"/>
              </w:rPr>
              <w:t xml:space="preserve">R$1.000</w:t>
            </w:r>
          </w:p>
        </w:tc>
      </w:tr>
      <w:tr>
        <w:trPr>
          <w:cantSplit w:val="0"/>
          <w:trHeight w:val="318" w:hRule="atLeast"/>
          <w:tblHeader w:val="0"/>
        </w:trPr>
        <w:tc>
          <w:tcPr/>
          <w:p w:rsidR="00000000" w:rsidDel="00000000" w:rsidP="00000000" w:rsidRDefault="00000000" w:rsidRPr="00000000" w14:paraId="0000013C">
            <w:pPr>
              <w:rPr>
                <w:rFonts w:ascii="Arial" w:cs="Arial" w:eastAsia="Arial" w:hAnsi="Arial"/>
                <w:sz w:val="24"/>
                <w:szCs w:val="24"/>
              </w:rPr>
            </w:pPr>
            <w:r w:rsidDel="00000000" w:rsidR="00000000" w:rsidRPr="00000000">
              <w:rPr>
                <w:rFonts w:ascii="Arial" w:cs="Arial" w:eastAsia="Arial" w:hAnsi="Arial"/>
                <w:sz w:val="24"/>
                <w:szCs w:val="24"/>
                <w:rtl w:val="0"/>
              </w:rPr>
              <w:t xml:space="preserve">Publicidade</w:t>
            </w:r>
          </w:p>
        </w:tc>
        <w:tc>
          <w:tcPr/>
          <w:p w:rsidR="00000000" w:rsidDel="00000000" w:rsidP="00000000" w:rsidRDefault="00000000" w:rsidRPr="00000000" w14:paraId="0000013D">
            <w:pP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13E">
            <w:pPr>
              <w:rPr>
                <w:rFonts w:ascii="Arial" w:cs="Arial" w:eastAsia="Arial" w:hAnsi="Arial"/>
                <w:sz w:val="24"/>
                <w:szCs w:val="24"/>
              </w:rPr>
            </w:pPr>
            <w:r w:rsidDel="00000000" w:rsidR="00000000" w:rsidRPr="00000000">
              <w:rPr>
                <w:rFonts w:ascii="Arial" w:cs="Arial" w:eastAsia="Arial" w:hAnsi="Arial"/>
                <w:sz w:val="24"/>
                <w:szCs w:val="24"/>
                <w:rtl w:val="0"/>
              </w:rPr>
              <w:t xml:space="preserve">R$2.000</w:t>
            </w:r>
          </w:p>
        </w:tc>
      </w:tr>
      <w:tr>
        <w:trPr>
          <w:cantSplit w:val="0"/>
          <w:trHeight w:val="318" w:hRule="atLeast"/>
          <w:tblHeader w:val="0"/>
        </w:trPr>
        <w:tc>
          <w:tcPr/>
          <w:p w:rsidR="00000000" w:rsidDel="00000000" w:rsidP="00000000" w:rsidRDefault="00000000" w:rsidRPr="00000000" w14:paraId="0000013F">
            <w:pPr>
              <w:rPr>
                <w:rFonts w:ascii="Arial" w:cs="Arial" w:eastAsia="Arial" w:hAnsi="Arial"/>
                <w:sz w:val="24"/>
                <w:szCs w:val="24"/>
              </w:rPr>
            </w:pPr>
            <w:r w:rsidDel="00000000" w:rsidR="00000000" w:rsidRPr="00000000">
              <w:rPr>
                <w:rFonts w:ascii="Arial" w:cs="Arial" w:eastAsia="Arial" w:hAnsi="Arial"/>
                <w:sz w:val="24"/>
                <w:szCs w:val="24"/>
                <w:rtl w:val="0"/>
              </w:rPr>
              <w:t xml:space="preserve">Hospedagem</w:t>
            </w:r>
          </w:p>
        </w:tc>
        <w:tc>
          <w:tcPr/>
          <w:p w:rsidR="00000000" w:rsidDel="00000000" w:rsidP="00000000" w:rsidRDefault="00000000" w:rsidRPr="00000000" w14:paraId="00000140">
            <w:pP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141">
            <w:pPr>
              <w:rPr>
                <w:rFonts w:ascii="Arial" w:cs="Arial" w:eastAsia="Arial" w:hAnsi="Arial"/>
                <w:sz w:val="24"/>
                <w:szCs w:val="24"/>
              </w:rPr>
            </w:pPr>
            <w:r w:rsidDel="00000000" w:rsidR="00000000" w:rsidRPr="00000000">
              <w:rPr>
                <w:rFonts w:ascii="Arial" w:cs="Arial" w:eastAsia="Arial" w:hAnsi="Arial"/>
                <w:sz w:val="24"/>
                <w:szCs w:val="24"/>
                <w:rtl w:val="0"/>
              </w:rPr>
              <w:t xml:space="preserve">R$800 (por mês)</w:t>
            </w:r>
          </w:p>
        </w:tc>
      </w:tr>
      <w:tr>
        <w:trPr>
          <w:cantSplit w:val="0"/>
          <w:trHeight w:val="318" w:hRule="atLeast"/>
          <w:tblHeader w:val="0"/>
        </w:trPr>
        <w:tc>
          <w:tcPr/>
          <w:p w:rsidR="00000000" w:rsidDel="00000000" w:rsidP="00000000" w:rsidRDefault="00000000" w:rsidRPr="00000000" w14:paraId="00000142">
            <w:pPr>
              <w:rPr>
                <w:rFonts w:ascii="Arial" w:cs="Arial" w:eastAsia="Arial" w:hAnsi="Arial"/>
                <w:sz w:val="24"/>
                <w:szCs w:val="24"/>
              </w:rPr>
            </w:pPr>
            <w:r w:rsidDel="00000000" w:rsidR="00000000" w:rsidRPr="00000000">
              <w:rPr>
                <w:rFonts w:ascii="Arial" w:cs="Arial" w:eastAsia="Arial" w:hAnsi="Arial"/>
                <w:sz w:val="24"/>
                <w:szCs w:val="24"/>
                <w:rtl w:val="0"/>
              </w:rPr>
              <w:t xml:space="preserve">Suporte Técnico</w:t>
            </w:r>
          </w:p>
        </w:tc>
        <w:tc>
          <w:tcPr/>
          <w:p w:rsidR="00000000" w:rsidDel="00000000" w:rsidP="00000000" w:rsidRDefault="00000000" w:rsidRPr="00000000" w14:paraId="00000143">
            <w:pP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144">
            <w:pPr>
              <w:rPr>
                <w:rFonts w:ascii="Arial" w:cs="Arial" w:eastAsia="Arial" w:hAnsi="Arial"/>
                <w:sz w:val="24"/>
                <w:szCs w:val="24"/>
              </w:rPr>
            </w:pPr>
            <w:r w:rsidDel="00000000" w:rsidR="00000000" w:rsidRPr="00000000">
              <w:rPr>
                <w:rFonts w:ascii="Arial" w:cs="Arial" w:eastAsia="Arial" w:hAnsi="Arial"/>
                <w:sz w:val="24"/>
                <w:szCs w:val="24"/>
                <w:rtl w:val="0"/>
              </w:rPr>
              <w:t xml:space="preserve">R$1000</w:t>
            </w:r>
          </w:p>
        </w:tc>
      </w:tr>
      <w:tr>
        <w:trPr>
          <w:cantSplit w:val="0"/>
          <w:trHeight w:val="318" w:hRule="atLeast"/>
          <w:tblHeader w:val="0"/>
        </w:trPr>
        <w:tc>
          <w:tcPr/>
          <w:p w:rsidR="00000000" w:rsidDel="00000000" w:rsidP="00000000" w:rsidRDefault="00000000" w:rsidRPr="00000000" w14:paraId="00000145">
            <w:pPr>
              <w:rPr>
                <w:rFonts w:ascii="Arial" w:cs="Arial" w:eastAsia="Arial" w:hAnsi="Arial"/>
                <w:sz w:val="24"/>
                <w:szCs w:val="24"/>
              </w:rPr>
            </w:pPr>
            <w:r w:rsidDel="00000000" w:rsidR="00000000" w:rsidRPr="00000000">
              <w:rPr>
                <w:rFonts w:ascii="Arial" w:cs="Arial" w:eastAsia="Arial" w:hAnsi="Arial"/>
                <w:sz w:val="24"/>
                <w:szCs w:val="24"/>
                <w:rtl w:val="0"/>
              </w:rPr>
              <w:t xml:space="preserve">Desenvolvedores</w:t>
            </w:r>
          </w:p>
        </w:tc>
        <w:tc>
          <w:tcPr/>
          <w:p w:rsidR="00000000" w:rsidDel="00000000" w:rsidP="00000000" w:rsidRDefault="00000000" w:rsidRPr="00000000" w14:paraId="00000146">
            <w:pP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147">
            <w:pPr>
              <w:rPr>
                <w:rFonts w:ascii="Arial" w:cs="Arial" w:eastAsia="Arial" w:hAnsi="Arial"/>
                <w:sz w:val="24"/>
                <w:szCs w:val="24"/>
              </w:rPr>
            </w:pPr>
            <w:r w:rsidDel="00000000" w:rsidR="00000000" w:rsidRPr="00000000">
              <w:rPr>
                <w:rFonts w:ascii="Arial" w:cs="Arial" w:eastAsia="Arial" w:hAnsi="Arial"/>
                <w:sz w:val="24"/>
                <w:szCs w:val="24"/>
                <w:rtl w:val="0"/>
              </w:rPr>
              <w:t xml:space="preserve">R$25.500 (por mês)</w:t>
            </w:r>
          </w:p>
        </w:tc>
      </w:tr>
    </w:tbl>
    <w:p w:rsidR="00000000" w:rsidDel="00000000" w:rsidP="00000000" w:rsidRDefault="00000000" w:rsidRPr="00000000" w14:paraId="00000148">
      <w:pPr>
        <w:ind w:left="708"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spacing w:after="120" w:line="360" w:lineRule="auto"/>
        <w:ind w:firstLine="709"/>
        <w:jc w:val="both"/>
        <w:rPr>
          <w:rFonts w:ascii="Arial" w:cs="Arial" w:eastAsia="Arial" w:hAnsi="Arial"/>
          <w:sz w:val="24"/>
          <w:szCs w:val="24"/>
        </w:rPr>
      </w:pPr>
      <w:sdt>
        <w:sdtPr>
          <w:tag w:val="goog_rdk_27"/>
        </w:sdtPr>
        <w:sdtContent>
          <w:commentRangeStart w:id="25"/>
        </w:sdtContent>
      </w:sdt>
      <w:r w:rsidDel="00000000" w:rsidR="00000000" w:rsidRPr="00000000">
        <w:rPr>
          <w:rFonts w:ascii="Arial" w:cs="Arial" w:eastAsia="Arial" w:hAnsi="Arial"/>
          <w:sz w:val="24"/>
          <w:szCs w:val="24"/>
          <w:rtl w:val="0"/>
        </w:rPr>
        <w:t xml:space="preserve">Observando os dados inseridos na tabela, podemos chegar em alguns números relevantes para nosso projeto, como o:</w:t>
      </w:r>
    </w:p>
    <w:p w:rsidR="00000000" w:rsidDel="00000000" w:rsidP="00000000" w:rsidRDefault="00000000" w:rsidRPr="00000000" w14:paraId="0000014A">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Custo Inicial:</w:t>
        <w:tab/>
        <w:t xml:space="preserve">R$ 56.850;</w:t>
      </w:r>
    </w:p>
    <w:p w:rsidR="00000000" w:rsidDel="00000000" w:rsidP="00000000" w:rsidRDefault="00000000" w:rsidRPr="00000000" w14:paraId="0000014B">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Custo Mensal: R$35.000</w:t>
      </w:r>
    </w:p>
    <w:p w:rsidR="00000000" w:rsidDel="00000000" w:rsidP="00000000" w:rsidRDefault="00000000" w:rsidRPr="00000000" w14:paraId="0000014C">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Custo Anual: R$420.000</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4D">
      <w:pPr>
        <w:pStyle w:val="Heading2"/>
        <w:numPr>
          <w:ilvl w:val="1"/>
          <w:numId w:val="6"/>
        </w:numPr>
        <w:ind w:left="426" w:hanging="426"/>
        <w:rPr/>
      </w:pPr>
      <w:bookmarkStart w:colFirst="0" w:colLast="0" w:name="_heading=h.147n2zr" w:id="14"/>
      <w:bookmarkEnd w:id="14"/>
      <w:sdt>
        <w:sdtPr>
          <w:tag w:val="goog_rdk_28"/>
        </w:sdtPr>
        <w:sdtContent>
          <w:commentRangeStart w:id="26"/>
        </w:sdtContent>
      </w:sdt>
      <w:r w:rsidDel="00000000" w:rsidR="00000000" w:rsidRPr="00000000">
        <w:rPr>
          <w:rtl w:val="0"/>
        </w:rPr>
        <w:t xml:space="preserve">Tabela de atividades </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4E">
      <w:pPr>
        <w:spacing w:line="360" w:lineRule="auto"/>
        <w:ind w:left="425"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tabela de atividades será de grande ajuda porque ajudará a  mostrar como que estaremos lidando com o tempo necessário para cada atividade. Com isso  ter-se-á uma noção do que deveria mudar para um melhor desempenho. Além de ajudar com uma melhor organização.</w:t>
      </w:r>
    </w:p>
    <w:p w:rsidR="00000000" w:rsidDel="00000000" w:rsidP="00000000" w:rsidRDefault="00000000" w:rsidRPr="00000000" w14:paraId="0000014F">
      <w:pPr>
        <w:pStyle w:val="Heading2"/>
        <w:numPr>
          <w:ilvl w:val="1"/>
          <w:numId w:val="6"/>
        </w:numPr>
        <w:ind w:left="426" w:hanging="426"/>
        <w:rPr/>
      </w:pPr>
      <w:bookmarkStart w:colFirst="0" w:colLast="0" w:name="_heading=h.3o7alnk" w:id="15"/>
      <w:bookmarkEnd w:id="15"/>
      <w:sdt>
        <w:sdtPr>
          <w:tag w:val="goog_rdk_29"/>
        </w:sdtPr>
        <w:sdtContent>
          <w:commentRangeStart w:id="27"/>
        </w:sdtContent>
      </w:sdt>
      <w:r w:rsidDel="00000000" w:rsidR="00000000" w:rsidRPr="00000000">
        <w:rPr>
          <w:rtl w:val="0"/>
        </w:rPr>
        <w:t xml:space="preserve">Cronograma</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50">
      <w:pPr>
        <w:spacing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cronograma será uma ferramenta essencial para o planejamento e gerenciamento de atividades do projeto durante esse tempo. Ele representa uma visão geral das tarefas, marcos e prazos envolvidos no desenvolvimento do projeto. O cronograma aqui apresentando fornece uma estrutura clara, permitindo acompanhar o progresso de forma fácil e objetiva. Os diagramas estão apresentados abaixo:</w:t>
      </w:r>
    </w:p>
    <w:p w:rsidR="00000000" w:rsidDel="00000000" w:rsidP="00000000" w:rsidRDefault="00000000" w:rsidRPr="00000000" w14:paraId="00000151">
      <w:pPr>
        <w:pStyle w:val="Heading2"/>
        <w:numPr>
          <w:ilvl w:val="1"/>
          <w:numId w:val="6"/>
        </w:numPr>
        <w:ind w:left="426" w:hanging="426"/>
        <w:rPr/>
      </w:pPr>
      <w:bookmarkStart w:colFirst="0" w:colLast="0" w:name="_heading=h.23ckvvd" w:id="16"/>
      <w:bookmarkEnd w:id="16"/>
      <w:sdt>
        <w:sdtPr>
          <w:tag w:val="goog_rdk_30"/>
        </w:sdtPr>
        <w:sdtContent>
          <w:commentRangeStart w:id="28"/>
        </w:sdtContent>
      </w:sdt>
      <w:r w:rsidDel="00000000" w:rsidR="00000000" w:rsidRPr="00000000">
        <w:rPr>
          <w:rtl w:val="0"/>
        </w:rPr>
        <w:t xml:space="preserve">Diagrama UML</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52">
      <w:pPr>
        <w:spacing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Diagramas de Modelagem Unificada (UML) é uma linguagem visual que utilizamos para descrever, analisar, projetar e documentar os nossos sistemas de software em diagramas. Ela nos permite que construirmos conceitos complexos de forma clara e precisa.</w:t>
      </w:r>
    </w:p>
    <w:p w:rsidR="00000000" w:rsidDel="00000000" w:rsidP="00000000" w:rsidRDefault="00000000" w:rsidRPr="00000000" w14:paraId="00000153">
      <w:pPr>
        <w:pStyle w:val="Heading3"/>
        <w:numPr>
          <w:ilvl w:val="2"/>
          <w:numId w:val="6"/>
        </w:numPr>
        <w:ind w:left="426" w:hanging="426"/>
        <w:rPr/>
      </w:pPr>
      <w:bookmarkStart w:colFirst="0" w:colLast="0" w:name="_heading=h.ihv636" w:id="17"/>
      <w:bookmarkEnd w:id="17"/>
      <w:sdt>
        <w:sdtPr>
          <w:tag w:val="goog_rdk_31"/>
        </w:sdtPr>
        <w:sdtContent>
          <w:commentRangeStart w:id="29"/>
        </w:sdtContent>
      </w:sdt>
      <w:r w:rsidDel="00000000" w:rsidR="00000000" w:rsidRPr="00000000">
        <w:rPr>
          <w:rtl w:val="0"/>
        </w:rPr>
        <w:t xml:space="preserve">Casos de Uso</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54">
      <w:pPr>
        <w:spacing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Durante o desenvolvimento, compreender as necessidades e os requisitos dos usuários é uma etapa essencial para conseguir  sistemas com as respectivas propostas que se quer oferecer. Nesse contexto, o desenvolvimento dos diversos casos de uso nos ajudará a entender, as interações que serão necessárias entre os usuários e a aplicação . O diagrama de casos de uso está representado abaixo:</w:t>
      </w:r>
    </w:p>
    <w:p w:rsidR="00000000" w:rsidDel="00000000" w:rsidP="00000000" w:rsidRDefault="00000000" w:rsidRPr="00000000" w14:paraId="00000155">
      <w:pPr>
        <w:pStyle w:val="Heading3"/>
        <w:numPr>
          <w:ilvl w:val="2"/>
          <w:numId w:val="6"/>
        </w:numPr>
        <w:spacing w:after="240" w:lineRule="auto"/>
        <w:ind w:left="426" w:hanging="426"/>
        <w:rPr/>
      </w:pPr>
      <w:bookmarkStart w:colFirst="0" w:colLast="0" w:name="_heading=h.32hioqz" w:id="18"/>
      <w:bookmarkEnd w:id="18"/>
      <w:sdt>
        <w:sdtPr>
          <w:tag w:val="goog_rdk_32"/>
        </w:sdtPr>
        <w:sdtContent>
          <w:commentRangeStart w:id="30"/>
        </w:sdtContent>
      </w:sdt>
      <w:r w:rsidDel="00000000" w:rsidR="00000000" w:rsidRPr="00000000">
        <w:rPr>
          <w:rtl w:val="0"/>
        </w:rPr>
        <w:t xml:space="preserve">Classes</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56">
      <w:pPr>
        <w:spacing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desenvolvimento dos diagramas de Classes será necessário para que se consega compreender os requisitos, funcionalidades e atributos que cada classe daaplicação terá que conter. O diagrama de classes está representado abaixo:</w:t>
      </w:r>
    </w:p>
    <w:p w:rsidR="00000000" w:rsidDel="00000000" w:rsidP="00000000" w:rsidRDefault="00000000" w:rsidRPr="00000000" w14:paraId="00000157">
      <w:pPr>
        <w:spacing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pStyle w:val="Heading2"/>
        <w:numPr>
          <w:ilvl w:val="1"/>
          <w:numId w:val="6"/>
        </w:numPr>
        <w:spacing w:after="240" w:lineRule="auto"/>
        <w:ind w:left="426" w:hanging="426"/>
        <w:rPr/>
      </w:pPr>
      <w:bookmarkStart w:colFirst="0" w:colLast="0" w:name="_heading=h.1hmsyys" w:id="19"/>
      <w:bookmarkEnd w:id="19"/>
      <w:sdt>
        <w:sdtPr>
          <w:tag w:val="goog_rdk_33"/>
        </w:sdtPr>
        <w:sdtContent>
          <w:commentRangeStart w:id="31"/>
        </w:sdtContent>
      </w:sdt>
      <w:r w:rsidDel="00000000" w:rsidR="00000000" w:rsidRPr="00000000">
        <w:rPr>
          <w:rtl w:val="0"/>
        </w:rPr>
        <w:t xml:space="preserve">Projeto de Banco de Dados</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59">
      <w:pPr>
        <w:ind w:left="426" w:hanging="426"/>
        <w:rPr/>
      </w:pPr>
      <w:r w:rsidDel="00000000" w:rsidR="00000000" w:rsidRPr="00000000">
        <w:rPr>
          <w:rtl w:val="0"/>
        </w:rPr>
      </w:r>
    </w:p>
    <w:p w:rsidR="00000000" w:rsidDel="00000000" w:rsidP="00000000" w:rsidRDefault="00000000" w:rsidRPr="00000000" w14:paraId="0000015A">
      <w:pPr>
        <w:pStyle w:val="Heading3"/>
        <w:numPr>
          <w:ilvl w:val="2"/>
          <w:numId w:val="6"/>
        </w:numPr>
        <w:spacing w:after="240" w:lineRule="auto"/>
        <w:ind w:left="426" w:hanging="426"/>
        <w:rPr/>
      </w:pPr>
      <w:bookmarkStart w:colFirst="0" w:colLast="0" w:name="_heading=h.41mghml" w:id="20"/>
      <w:bookmarkEnd w:id="20"/>
      <w:r w:rsidDel="00000000" w:rsidR="00000000" w:rsidRPr="00000000">
        <w:rPr>
          <w:rtl w:val="0"/>
        </w:rPr>
        <w:t xml:space="preserve">Projeto de Banco de Dados - Conceitual</w:t>
      </w:r>
    </w:p>
    <w:p w:rsidR="00000000" w:rsidDel="00000000" w:rsidP="00000000" w:rsidRDefault="00000000" w:rsidRPr="00000000" w14:paraId="0000015B">
      <w:pPr>
        <w:ind w:left="426" w:hanging="426"/>
        <w:rPr/>
      </w:pPr>
      <w:r w:rsidDel="00000000" w:rsidR="00000000" w:rsidRPr="00000000">
        <w:rPr>
          <w:rtl w:val="0"/>
        </w:rPr>
      </w:r>
    </w:p>
    <w:p w:rsidR="00000000" w:rsidDel="00000000" w:rsidP="00000000" w:rsidRDefault="00000000" w:rsidRPr="00000000" w14:paraId="0000015C">
      <w:pPr>
        <w:pStyle w:val="Heading3"/>
        <w:numPr>
          <w:ilvl w:val="2"/>
          <w:numId w:val="6"/>
        </w:numPr>
        <w:spacing w:after="240" w:lineRule="auto"/>
        <w:ind w:left="426" w:hanging="426"/>
        <w:rPr/>
      </w:pPr>
      <w:bookmarkStart w:colFirst="0" w:colLast="0" w:name="_heading=h.2grqrue" w:id="21"/>
      <w:bookmarkEnd w:id="21"/>
      <w:r w:rsidDel="00000000" w:rsidR="00000000" w:rsidRPr="00000000">
        <w:rPr>
          <w:rtl w:val="0"/>
        </w:rPr>
        <w:t xml:space="preserve">Projeto de Banco de Dados – Lógico</w:t>
      </w:r>
    </w:p>
    <w:p w:rsidR="00000000" w:rsidDel="00000000" w:rsidP="00000000" w:rsidRDefault="00000000" w:rsidRPr="00000000" w14:paraId="0000015D">
      <w:pPr>
        <w:ind w:left="426" w:hanging="426"/>
        <w:rPr/>
      </w:pPr>
      <w:r w:rsidDel="00000000" w:rsidR="00000000" w:rsidRPr="00000000">
        <w:rPr>
          <w:rtl w:val="0"/>
        </w:rPr>
      </w:r>
    </w:p>
    <w:p w:rsidR="00000000" w:rsidDel="00000000" w:rsidP="00000000" w:rsidRDefault="00000000" w:rsidRPr="00000000" w14:paraId="0000015E">
      <w:pPr>
        <w:pStyle w:val="Heading3"/>
        <w:numPr>
          <w:ilvl w:val="2"/>
          <w:numId w:val="6"/>
        </w:numPr>
        <w:spacing w:after="240" w:lineRule="auto"/>
        <w:ind w:left="426" w:hanging="426"/>
        <w:rPr/>
        <w:sectPr>
          <w:footerReference r:id="rId10" w:type="default"/>
          <w:type w:val="nextPage"/>
          <w:pgSz w:h="16838" w:w="11906" w:orient="portrait"/>
          <w:pgMar w:bottom="1134" w:top="1701" w:left="1701" w:right="1134" w:header="708" w:footer="708"/>
          <w:pgNumType w:start="5"/>
        </w:sectPr>
      </w:pPr>
      <w:bookmarkStart w:colFirst="0" w:colLast="0" w:name="_heading=h.vx1227" w:id="22"/>
      <w:bookmarkEnd w:id="22"/>
      <w:r w:rsidDel="00000000" w:rsidR="00000000" w:rsidRPr="00000000">
        <w:rPr>
          <w:rtl w:val="0"/>
        </w:rPr>
        <w:t xml:space="preserve">Projeto de Banco de Dados – Físico</w:t>
      </w:r>
    </w:p>
    <w:p w:rsidR="00000000" w:rsidDel="00000000" w:rsidP="00000000" w:rsidRDefault="00000000" w:rsidRPr="00000000" w14:paraId="0000015F">
      <w:pPr>
        <w:pStyle w:val="Heading1"/>
        <w:numPr>
          <w:ilvl w:val="0"/>
          <w:numId w:val="6"/>
        </w:numPr>
        <w:ind w:left="284" w:hanging="284"/>
        <w:jc w:val="both"/>
        <w:rPr/>
      </w:pPr>
      <w:bookmarkStart w:colFirst="0" w:colLast="0" w:name="_heading=h.3fwokq0" w:id="23"/>
      <w:bookmarkEnd w:id="23"/>
      <w:r w:rsidDel="00000000" w:rsidR="00000000" w:rsidRPr="00000000">
        <w:rPr>
          <w:rtl w:val="0"/>
        </w:rPr>
        <w:t xml:space="preserve">FUNDAMENTAÇÃO TEÓRICA</w:t>
      </w:r>
    </w:p>
    <w:p w:rsidR="00000000" w:rsidDel="00000000" w:rsidP="00000000" w:rsidRDefault="00000000" w:rsidRPr="00000000" w14:paraId="00000160">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incorporação da tecnologia na educação tem o potencial de revolucionar a forma como ensinamos e aprendemos. Por meio de ferramentas digitais, plataformas online, aplicativos móveis e recursos interativos, a tecnologia proporciona oportunidades inovadoras para engajar os alunos, personalizar o aprendizado, estimular a colaboração e ampliar o acesso ao conhecimento.</w:t>
      </w:r>
    </w:p>
    <w:p w:rsidR="00000000" w:rsidDel="00000000" w:rsidP="00000000" w:rsidRDefault="00000000" w:rsidRPr="00000000" w14:paraId="00000161">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fundamentação teórica, o objetivo do grupo é explorar as bases teóricas que sustentam a integração da tecnologia na educação. Uma análise crítica das teorias pedagógicas contemporâneas que embasam essa abordagem, destacando conceitos-chave, como aprendizagem ativa, construtivismo, conectivismo e aprendizado centrado no aluno será observada ao longo desse pequeno fragmento textual.</w:t>
      </w:r>
    </w:p>
    <w:p w:rsidR="00000000" w:rsidDel="00000000" w:rsidP="00000000" w:rsidRDefault="00000000" w:rsidRPr="00000000" w14:paraId="00000162">
      <w:pPr>
        <w:pStyle w:val="Heading2"/>
        <w:numPr>
          <w:ilvl w:val="1"/>
          <w:numId w:val="6"/>
        </w:numPr>
        <w:ind w:left="426" w:hanging="426"/>
        <w:jc w:val="both"/>
        <w:rPr/>
      </w:pPr>
      <w:bookmarkStart w:colFirst="0" w:colLast="0" w:name="_heading=h.1v1yuxt" w:id="24"/>
      <w:bookmarkEnd w:id="24"/>
      <w:sdt>
        <w:sdtPr>
          <w:tag w:val="goog_rdk_34"/>
        </w:sdtPr>
        <w:sdtContent>
          <w:commentRangeStart w:id="32"/>
        </w:sdtContent>
      </w:sdt>
      <w:r w:rsidDel="00000000" w:rsidR="00000000" w:rsidRPr="00000000">
        <w:rPr>
          <w:rtl w:val="0"/>
        </w:rPr>
        <w:t xml:space="preserve">Efeitos da má socialização</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63">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socialização física é um processo fundamental para o desenvolvimento de habilidades sociais e emocionais, que são essenciais para a vida em sociedade. Através da socialização física, os indivíduos aprendem a interagir com outras pessoas, a compartilhar, a se comunicar e a desenvolver a empatia. No entanto, quando a socialização física não é bem-sucedida, podem ocorrer diversos efeitos negativos no desenvolvimento do ser humano. Vejamos algumas consequências de uma má socialização</w:t>
      </w:r>
      <w:sdt>
        <w:sdtPr>
          <w:tag w:val="goog_rdk_35"/>
        </w:sdtPr>
        <w:sdtContent>
          <w:ins w:author="PAULO ROGÉRIO NEVES DE OLIVEIRA" w:id="1" w:date="2023-09-02T21:33:00Z">
            <w:r w:rsidDel="00000000" w:rsidR="00000000" w:rsidRPr="00000000">
              <w:rPr>
                <w:rFonts w:ascii="Arial" w:cs="Arial" w:eastAsia="Arial" w:hAnsi="Arial"/>
                <w:sz w:val="24"/>
                <w:szCs w:val="24"/>
                <w:rtl w:val="0"/>
              </w:rPr>
              <w:t xml:space="preserve">.</w:t>
            </w:r>
          </w:ins>
        </w:sdtContent>
      </w:sdt>
      <w:r w:rsidDel="00000000" w:rsidR="00000000" w:rsidRPr="00000000">
        <w:rPr>
          <w:rtl w:val="0"/>
        </w:rPr>
      </w:r>
    </w:p>
    <w:p w:rsidR="00000000" w:rsidDel="00000000" w:rsidP="00000000" w:rsidRDefault="00000000" w:rsidRPr="00000000" w14:paraId="00000164">
      <w:pPr>
        <w:pStyle w:val="Heading3"/>
        <w:numPr>
          <w:ilvl w:val="2"/>
          <w:numId w:val="7"/>
        </w:numPr>
        <w:ind w:left="426" w:hanging="426"/>
        <w:jc w:val="both"/>
        <w:rPr/>
      </w:pPr>
      <w:bookmarkStart w:colFirst="0" w:colLast="0" w:name="_heading=h.4f1mdlm" w:id="25"/>
      <w:bookmarkEnd w:id="25"/>
      <w:sdt>
        <w:sdtPr>
          <w:tag w:val="goog_rdk_36"/>
        </w:sdtPr>
        <w:sdtContent>
          <w:commentRangeStart w:id="33"/>
        </w:sdtContent>
      </w:sdt>
      <w:r w:rsidDel="00000000" w:rsidR="00000000" w:rsidRPr="00000000">
        <w:rPr>
          <w:rtl w:val="0"/>
        </w:rPr>
        <w:t xml:space="preserve">Problemas de comunicação e expressão social</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65">
      <w:pPr>
        <w:spacing w:after="120" w:line="360" w:lineRule="auto"/>
        <w:ind w:firstLine="709"/>
        <w:jc w:val="both"/>
        <w:rPr/>
      </w:pPr>
      <w:r w:rsidDel="00000000" w:rsidR="00000000" w:rsidRPr="00000000">
        <w:rPr>
          <w:rFonts w:ascii="Arial" w:cs="Arial" w:eastAsia="Arial" w:hAnsi="Arial"/>
          <w:sz w:val="24"/>
          <w:szCs w:val="24"/>
          <w:rtl w:val="0"/>
        </w:rPr>
        <w:t xml:space="preserve">Uma das principais consequências da má socialização física é a dificuldade em se comunicar e expressar emocionalmente. Quando uma pessoa não tem a oportunidade de interagir com outras de forma adequada, ela pode ter dificuldades para entender e usar a linguagem, expressar suas emoções e se fazer entender pelos outros. Isso pode levar a problemas de comunicação e a uma sensação de isolamento social.</w:t>
      </w:r>
      <w:r w:rsidDel="00000000" w:rsidR="00000000" w:rsidRPr="00000000">
        <w:rPr>
          <w:rtl w:val="0"/>
        </w:rPr>
      </w:r>
    </w:p>
    <w:p w:rsidR="00000000" w:rsidDel="00000000" w:rsidP="00000000" w:rsidRDefault="00000000" w:rsidRPr="00000000" w14:paraId="00000166">
      <w:pPr>
        <w:pStyle w:val="Heading3"/>
        <w:numPr>
          <w:ilvl w:val="2"/>
          <w:numId w:val="7"/>
        </w:numPr>
        <w:ind w:left="426" w:hanging="426"/>
        <w:jc w:val="both"/>
        <w:rPr/>
      </w:pPr>
      <w:bookmarkStart w:colFirst="0" w:colLast="0" w:name="_heading=h.2u6wntf" w:id="26"/>
      <w:bookmarkEnd w:id="26"/>
      <w:sdt>
        <w:sdtPr>
          <w:tag w:val="goog_rdk_37"/>
        </w:sdtPr>
        <w:sdtContent>
          <w:commentRangeStart w:id="34"/>
        </w:sdtContent>
      </w:sdt>
      <w:r w:rsidDel="00000000" w:rsidR="00000000" w:rsidRPr="00000000">
        <w:rPr>
          <w:rtl w:val="0"/>
        </w:rPr>
        <w:t xml:space="preserve">Dificuldades de adaptação</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67">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Outro efeito negativo da má socialização física é a dificuldade de adaptação a novas situações e ambientes. Uma pessoa que não é exposta a outras, lugares e situações, ela pode ter dificuldades em se adaptar a novas situações e ambientes, o que pode levar a sentimentos de ansiedade e desconforto. Essa dificuldade em se adaptar também pode levar a problemas acadêmicos e profissionais no futuro</w:t>
      </w:r>
      <w:sdt>
        <w:sdtPr>
          <w:tag w:val="goog_rdk_38"/>
        </w:sdtPr>
        <w:sdtContent>
          <w:ins w:author="PAULO ROGÉRIO NEVES DE OLIVEIRA" w:id="2" w:date="2023-09-02T21:34:00Z">
            <w:r w:rsidDel="00000000" w:rsidR="00000000" w:rsidRPr="00000000">
              <w:rPr>
                <w:rFonts w:ascii="Arial" w:cs="Arial" w:eastAsia="Arial" w:hAnsi="Arial"/>
                <w:sz w:val="24"/>
                <w:szCs w:val="24"/>
                <w:rtl w:val="0"/>
              </w:rPr>
              <w:t xml:space="preserve">.</w:t>
            </w:r>
          </w:ins>
        </w:sdtContent>
      </w:sdt>
      <w:r w:rsidDel="00000000" w:rsidR="00000000" w:rsidRPr="00000000">
        <w:rPr>
          <w:rtl w:val="0"/>
        </w:rPr>
      </w:r>
    </w:p>
    <w:p w:rsidR="00000000" w:rsidDel="00000000" w:rsidP="00000000" w:rsidRDefault="00000000" w:rsidRPr="00000000" w14:paraId="00000168">
      <w:pPr>
        <w:pStyle w:val="Heading3"/>
        <w:numPr>
          <w:ilvl w:val="2"/>
          <w:numId w:val="7"/>
        </w:numPr>
        <w:ind w:left="426" w:hanging="426"/>
        <w:jc w:val="both"/>
        <w:rPr/>
      </w:pPr>
      <w:bookmarkStart w:colFirst="0" w:colLast="0" w:name="_heading=h.19c6y18" w:id="27"/>
      <w:bookmarkEnd w:id="27"/>
      <w:sdt>
        <w:sdtPr>
          <w:tag w:val="goog_rdk_39"/>
        </w:sdtPr>
        <w:sdtContent>
          <w:commentRangeStart w:id="35"/>
        </w:sdtContent>
      </w:sdt>
      <w:r w:rsidDel="00000000" w:rsidR="00000000" w:rsidRPr="00000000">
        <w:rPr>
          <w:rtl w:val="0"/>
        </w:rPr>
        <w:t xml:space="preserve">Baixa estima e autoconfiança</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69">
      <w:pPr>
        <w:spacing w:after="120" w:line="360" w:lineRule="auto"/>
        <w:ind w:firstLine="709"/>
        <w:jc w:val="both"/>
        <w:rPr/>
      </w:pPr>
      <w:r w:rsidDel="00000000" w:rsidR="00000000" w:rsidRPr="00000000">
        <w:rPr>
          <w:rFonts w:ascii="Arial" w:cs="Arial" w:eastAsia="Arial" w:hAnsi="Arial"/>
          <w:sz w:val="24"/>
          <w:szCs w:val="24"/>
          <w:rtl w:val="0"/>
        </w:rPr>
        <w:t xml:space="preserve">Essa problemática pode ter um impacto significativo na autoestima e autoconfiança do indivíduo. Quando este é incapaz de interagir com outras crianças e adultos de forma adequada, ela pode se sentir insegura e inadequada, o que pode levar a baixa autoestima e autoconfiança. Além disso, pessoas que são constantemente rejeitadas ou ignoradas pelos seus pares podem desenvolver sentimentos de isolamento e solidão, o que pode levar a problemas emocionais no futuro</w:t>
      </w:r>
      <w:sdt>
        <w:sdtPr>
          <w:tag w:val="goog_rdk_40"/>
        </w:sdtPr>
        <w:sdtContent>
          <w:ins w:author="PAULO ROGÉRIO NEVES DE OLIVEIRA" w:id="3" w:date="2023-09-02T21:36:00Z">
            <w:r w:rsidDel="00000000" w:rsidR="00000000" w:rsidRPr="00000000">
              <w:rPr>
                <w:rFonts w:ascii="Arial" w:cs="Arial" w:eastAsia="Arial" w:hAnsi="Arial"/>
                <w:sz w:val="24"/>
                <w:szCs w:val="24"/>
                <w:rtl w:val="0"/>
              </w:rPr>
              <w:t xml:space="preserve">.</w:t>
            </w:r>
          </w:ins>
        </w:sdtContent>
      </w:sdt>
      <w:r w:rsidDel="00000000" w:rsidR="00000000" w:rsidRPr="00000000">
        <w:rPr>
          <w:rtl w:val="0"/>
        </w:rPr>
      </w:r>
    </w:p>
    <w:p w:rsidR="00000000" w:rsidDel="00000000" w:rsidP="00000000" w:rsidRDefault="00000000" w:rsidRPr="00000000" w14:paraId="0000016A">
      <w:pPr>
        <w:pStyle w:val="Heading2"/>
        <w:numPr>
          <w:ilvl w:val="1"/>
          <w:numId w:val="7"/>
        </w:numPr>
        <w:ind w:left="426" w:hanging="426"/>
        <w:jc w:val="both"/>
        <w:rPr/>
      </w:pPr>
      <w:bookmarkStart w:colFirst="0" w:colLast="0" w:name="_heading=h.3tbugp1" w:id="28"/>
      <w:bookmarkEnd w:id="28"/>
      <w:sdt>
        <w:sdtPr>
          <w:tag w:val="goog_rdk_41"/>
        </w:sdtPr>
        <w:sdtContent>
          <w:commentRangeStart w:id="36"/>
        </w:sdtContent>
      </w:sdt>
      <w:r w:rsidDel="00000000" w:rsidR="00000000" w:rsidRPr="00000000">
        <w:rPr>
          <w:rtl w:val="0"/>
        </w:rPr>
        <w:t xml:space="preserve">Redes sociais e a socialização</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6B">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redes sociais têm se tornado cada vez mais presentes no cotidiano das pessoas, especialmente com o advento da internet e a popularização dos dispositivos móveis. Com isso, muitos questionam se o uso dessas ferramentas pode substituir a socialização física, ou seja, o contato direto entre indivíduos.</w:t>
      </w:r>
    </w:p>
    <w:p w:rsidR="00000000" w:rsidDel="00000000" w:rsidP="00000000" w:rsidRDefault="00000000" w:rsidRPr="00000000" w14:paraId="0000016C">
      <w:pPr>
        <w:spacing w:after="120" w:line="360" w:lineRule="auto"/>
        <w:ind w:firstLine="709"/>
        <w:jc w:val="both"/>
        <w:rPr>
          <w:rFonts w:ascii="Arial" w:cs="Arial" w:eastAsia="Arial" w:hAnsi="Arial"/>
          <w:sz w:val="24"/>
          <w:szCs w:val="24"/>
        </w:rPr>
      </w:pPr>
      <w:sdt>
        <w:sdtPr>
          <w:tag w:val="goog_rdk_42"/>
        </w:sdtPr>
        <w:sdtContent>
          <w:commentRangeStart w:id="37"/>
        </w:sdtContent>
      </w:sdt>
      <w:r w:rsidDel="00000000" w:rsidR="00000000" w:rsidRPr="00000000">
        <w:rPr>
          <w:rFonts w:ascii="Arial" w:cs="Arial" w:eastAsia="Arial" w:hAnsi="Arial"/>
          <w:sz w:val="24"/>
          <w:szCs w:val="24"/>
          <w:rtl w:val="0"/>
        </w:rPr>
        <w:t xml:space="preserve">Este estudo</w:t>
      </w:r>
      <w:commentRangeEnd w:id="37"/>
      <w:r w:rsidDel="00000000" w:rsidR="00000000" w:rsidRPr="00000000">
        <w:commentReference w:id="37"/>
      </w:r>
      <w:r w:rsidDel="00000000" w:rsidR="00000000" w:rsidRPr="00000000">
        <w:rPr>
          <w:rFonts w:ascii="Arial" w:cs="Arial" w:eastAsia="Arial" w:hAnsi="Arial"/>
          <w:sz w:val="24"/>
          <w:szCs w:val="24"/>
          <w:rtl w:val="0"/>
        </w:rPr>
        <w:t xml:space="preserve"> tem como objetivo analisar o uso das redes sociais no cotidiano para substituir a socialização física, com base em uma revisão bibliográfica da literatura existente sobre o tema. Serão discutidos os benefícios e os prejuízos do uso excessivo das redes sociais, bem como as possíveis consequências para a vida social e emocional das pessoas.</w:t>
      </w:r>
    </w:p>
    <w:p w:rsidR="00000000" w:rsidDel="00000000" w:rsidP="00000000" w:rsidRDefault="00000000" w:rsidRPr="00000000" w14:paraId="0000016D">
      <w:pPr>
        <w:pStyle w:val="Heading3"/>
        <w:numPr>
          <w:ilvl w:val="2"/>
          <w:numId w:val="7"/>
        </w:numPr>
        <w:ind w:left="426" w:hanging="426"/>
        <w:jc w:val="both"/>
        <w:rPr/>
      </w:pPr>
      <w:bookmarkStart w:colFirst="0" w:colLast="0" w:name="_heading=h.28h4qwu" w:id="29"/>
      <w:bookmarkEnd w:id="29"/>
      <w:sdt>
        <w:sdtPr>
          <w:tag w:val="goog_rdk_43"/>
        </w:sdtPr>
        <w:sdtContent>
          <w:commentRangeStart w:id="38"/>
        </w:sdtContent>
      </w:sdt>
      <w:r w:rsidDel="00000000" w:rsidR="00000000" w:rsidRPr="00000000">
        <w:rPr>
          <w:rtl w:val="0"/>
        </w:rPr>
        <w:t xml:space="preserve">Benefícios das Redes Sociais</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6E">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uso das redes sociais pode trazer diversos benefícios para as pessoas, especialmente em termos de comunicação e conexão social. Com essas ferramentas, é possível estabelecer contato com pessoas de diferentes partes do mundo, trocar informações, ideias e experiências, além de compartilhar momentos da vida cotidiana.</w:t>
      </w:r>
    </w:p>
    <w:p w:rsidR="00000000" w:rsidDel="00000000" w:rsidP="00000000" w:rsidRDefault="00000000" w:rsidRPr="00000000" w14:paraId="0000016F">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as redes sociais podem ajudar as pessoas a se manterem informadas sobre eventos e acontecimentos importantes, bem como a se conectar com grupos e comunidades de interesse comum. Essas ferramentas também podem ser úteis para divulgar trabalhos, projetos e empreendimentos, o que pode contribuir para a visibilidade e o sucesso dessas iniciativas.</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0" w:line="360" w:lineRule="auto"/>
        <w:ind w:firstLine="709"/>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1">
      <w:pPr>
        <w:pStyle w:val="Heading3"/>
        <w:numPr>
          <w:ilvl w:val="2"/>
          <w:numId w:val="7"/>
        </w:numPr>
        <w:ind w:left="426" w:hanging="426"/>
        <w:jc w:val="both"/>
        <w:rPr/>
      </w:pPr>
      <w:bookmarkStart w:colFirst="0" w:colLast="0" w:name="_heading=h.nmf14n" w:id="30"/>
      <w:bookmarkEnd w:id="30"/>
      <w:r w:rsidDel="00000000" w:rsidR="00000000" w:rsidRPr="00000000">
        <w:rPr>
          <w:rtl w:val="0"/>
        </w:rPr>
        <w:t xml:space="preserve">Prejuízo dos usos excessivos das Redes Sociais </w:t>
      </w:r>
    </w:p>
    <w:p w:rsidR="00000000" w:rsidDel="00000000" w:rsidP="00000000" w:rsidRDefault="00000000" w:rsidRPr="00000000" w14:paraId="00000172">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outro lado, o uso excessivo das redes sociais pode trazer diversos prejuízos para as pessoas, especialmente em termos de saúde física e mental. Um dos principais problemas é o sedentarismo, </w:t>
      </w:r>
      <w:sdt>
        <w:sdtPr>
          <w:tag w:val="goog_rdk_44"/>
        </w:sdtPr>
        <w:sdtContent>
          <w:ins w:author="PAULO ROGÉRIO NEVES DE OLIVEIRA" w:id="4" w:date="2023-09-02T21:41:00Z">
            <w:r w:rsidDel="00000000" w:rsidR="00000000" w:rsidRPr="00000000">
              <w:rPr>
                <w:rFonts w:ascii="Arial" w:cs="Arial" w:eastAsia="Arial" w:hAnsi="Arial"/>
                <w:sz w:val="24"/>
                <w:szCs w:val="24"/>
                <w:rtl w:val="0"/>
              </w:rPr>
              <w:t xml:space="preserve">tendo em vista</w:t>
            </w:r>
          </w:ins>
        </w:sdtContent>
      </w:sdt>
      <w:sdt>
        <w:sdtPr>
          <w:tag w:val="goog_rdk_45"/>
        </w:sdtPr>
        <w:sdtContent>
          <w:del w:author="PAULO ROGÉRIO NEVES DE OLIVEIRA" w:id="4" w:date="2023-09-02T21:41:00Z">
            <w:r w:rsidDel="00000000" w:rsidR="00000000" w:rsidRPr="00000000">
              <w:rPr>
                <w:rFonts w:ascii="Arial" w:cs="Arial" w:eastAsia="Arial" w:hAnsi="Arial"/>
                <w:sz w:val="24"/>
                <w:szCs w:val="24"/>
                <w:rtl w:val="0"/>
              </w:rPr>
              <w:delText xml:space="preserve">já</w:delText>
            </w:r>
          </w:del>
        </w:sdtContent>
      </w:sdt>
      <w:r w:rsidDel="00000000" w:rsidR="00000000" w:rsidRPr="00000000">
        <w:rPr>
          <w:rFonts w:ascii="Arial" w:cs="Arial" w:eastAsia="Arial" w:hAnsi="Arial"/>
          <w:sz w:val="24"/>
          <w:szCs w:val="24"/>
          <w:rtl w:val="0"/>
        </w:rPr>
        <w:t xml:space="preserve"> que muitas pessoas passam horas sentadas em frente ao computador ou ao celular, sem praticar atividades físicas.</w:t>
      </w:r>
    </w:p>
    <w:p w:rsidR="00000000" w:rsidDel="00000000" w:rsidP="00000000" w:rsidRDefault="00000000" w:rsidRPr="00000000" w14:paraId="00000173">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uso excessivo das redes sociais também pode gerar problemas emocionais, como ansiedade, depressão e baixa autoestima. Isso ocorre porque muitas pessoas comparam suas vidas com as de outras pessoas nas redes sociais, o que pode gerar sentimentos de inadequação e insuficiência.</w:t>
      </w:r>
    </w:p>
    <w:p w:rsidR="00000000" w:rsidDel="00000000" w:rsidP="00000000" w:rsidRDefault="00000000" w:rsidRPr="00000000" w14:paraId="00000174">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Outro problema é o isolamento social, </w:t>
      </w:r>
      <w:sdt>
        <w:sdtPr>
          <w:tag w:val="goog_rdk_46"/>
        </w:sdtPr>
        <w:sdtContent>
          <w:ins w:author="PAULO ROGÉRIO NEVES DE OLIVEIRA" w:id="5" w:date="2023-09-02T21:42:00Z">
            <w:r w:rsidDel="00000000" w:rsidR="00000000" w:rsidRPr="00000000">
              <w:rPr>
                <w:rFonts w:ascii="Arial" w:cs="Arial" w:eastAsia="Arial" w:hAnsi="Arial"/>
                <w:sz w:val="24"/>
                <w:szCs w:val="24"/>
                <w:rtl w:val="0"/>
              </w:rPr>
              <w:t xml:space="preserve">sendo</w:t>
            </w:r>
          </w:ins>
        </w:sdtContent>
      </w:sdt>
      <w:sdt>
        <w:sdtPr>
          <w:tag w:val="goog_rdk_47"/>
        </w:sdtPr>
        <w:sdtContent>
          <w:del w:author="PAULO ROGÉRIO NEVES DE OLIVEIRA" w:id="5" w:date="2023-09-02T21:42:00Z">
            <w:r w:rsidDel="00000000" w:rsidR="00000000" w:rsidRPr="00000000">
              <w:rPr>
                <w:rFonts w:ascii="Arial" w:cs="Arial" w:eastAsia="Arial" w:hAnsi="Arial"/>
                <w:sz w:val="24"/>
                <w:szCs w:val="24"/>
                <w:rtl w:val="0"/>
              </w:rPr>
              <w:delText xml:space="preserve">já</w:delText>
            </w:r>
          </w:del>
        </w:sdtContent>
      </w:sdt>
      <w:r w:rsidDel="00000000" w:rsidR="00000000" w:rsidRPr="00000000">
        <w:rPr>
          <w:rFonts w:ascii="Arial" w:cs="Arial" w:eastAsia="Arial" w:hAnsi="Arial"/>
          <w:sz w:val="24"/>
          <w:szCs w:val="24"/>
          <w:rtl w:val="0"/>
        </w:rPr>
        <w:t xml:space="preserve"> que muitas pessoas substituem a socialização física pela virtual, o que pode levar a uma falta de contato humano e, consequentemente, à solidão e ao isolamento.</w:t>
      </w:r>
    </w:p>
    <w:p w:rsidR="00000000" w:rsidDel="00000000" w:rsidP="00000000" w:rsidRDefault="00000000" w:rsidRPr="00000000" w14:paraId="00000175">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mídias sociais se tornaram uma parte integral da vida cotidiana das pessoas e têm um impacto significativo na sociedade, conectando indivíduos com interesses e valores comuns e permitindo que as informações sejam compartilhadas instantaneamente. É importante entender as tendências futuras nas mídias sociais para que as empresas possam criar estratégias de marketing eficazes e se conectar com seu público-alvo. Algumas das tendências mais importantes para 2023 e além</w:t>
      </w:r>
      <w:sdt>
        <w:sdtPr>
          <w:tag w:val="goog_rdk_48"/>
        </w:sdtPr>
        <w:sdtContent>
          <w:ins w:author="PAULO ROGÉRIO NEVES DE OLIVEIRA" w:id="6" w:date="2023-09-02T21:44:00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incluem gerenciamento de crises nas mídias sociais, autenticidade de marca, a eliminação gradual de cookies de terceiros, o papel da inteligência artificial nas recomendações de postagens, marketing de influenciadores nano e micro, e a importância do toque humano. Além disso, as mídias sociais podem ser usadas como uma ferramenta poderosa de gerenciamento de crises, ajudando as empresas a recuperar a confiança e a construir conexões mais profundas com seu público.</w:t>
      </w:r>
    </w:p>
    <w:p w:rsidR="00000000" w:rsidDel="00000000" w:rsidP="00000000" w:rsidRDefault="00000000" w:rsidRPr="00000000" w14:paraId="00000176">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mídias sociais podem ter um impacto negativo na vida acadêmica de crianças, adolescentes e jovens adultos, devido ao tempo excessivo gasto em plataformas sociais em detrimento do estudo. Além disso, o uso excessivo de mídias sociais pode levar a uma diminuição da atenção e da concentração, o que pode afetar negativamente o desempenho acadêmico. É importante lembrar que o uso de mídias sociais também pode levar a problemas de saúde mental, como estresse, ansiedade e depressão, que afetam a capacidade de concentração e aprendizado. Ainda assim, as mídias sociais também podem ter um impacto positivo, como a possibilidade de encontrar informações úteis e se conectar com outros estudantes para compartilhar conhecimento e dicas de estudo.</w:t>
      </w:r>
    </w:p>
    <w:p w:rsidR="00000000" w:rsidDel="00000000" w:rsidP="00000000" w:rsidRDefault="00000000" w:rsidRPr="00000000" w14:paraId="00000177">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mídias atuais não foram projetadas com foco em fins acadêmicos, mas sim para comunicação social e entretenimento. Embora existam algumas iniciativas acadêmicas nessas plataformas, o espaço para fins acadêmicos é limitado e pouco explorado.</w:t>
      </w:r>
    </w:p>
    <w:p w:rsidR="00000000" w:rsidDel="00000000" w:rsidP="00000000" w:rsidRDefault="00000000" w:rsidRPr="00000000" w14:paraId="00000178">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entanto, é possível que as mídias sociais sejam mais exploradas para fins acadêmicos no futuro, mas com uma abordagem cuidadosa e estratégica para garantir a qualidade e a validade das informações compartilhadas.</w:t>
      </w:r>
    </w:p>
    <w:p w:rsidR="00000000" w:rsidDel="00000000" w:rsidP="00000000" w:rsidRDefault="00000000" w:rsidRPr="00000000" w14:paraId="00000179">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utilização da tecnologia no espaço acadêmico oferece diversas vantagens e desvantagens, como o estímulo ao engajamento dos alunos, o desenvolvimento da criatividade, o contato com diferentes culturas e a personalização do aprendizado. Além disso, a tecnologia pode fazer com que tenha uma redução de desperdício de papel. A tecnologia também ajuda comunicação direta entre alunos e professores, otimizar tarefas e despertar a curiosidade dos alunos. Mas é importante lembrar que o uso de tecnologia na educação também apresenta desafios, como a distração dos alunos, a variação na qualidade das informações e a falta de profundidade no conteúdo.</w:t>
      </w:r>
    </w:p>
    <w:p w:rsidR="00000000" w:rsidDel="00000000" w:rsidP="00000000" w:rsidRDefault="00000000" w:rsidRPr="00000000" w14:paraId="0000017A">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redes sociais podem afetar ou ajudar a vida social de um aluno de várias maneiras. Por um lado, as redes sociais podem ajudar os alunos a se conectarem com colegas de classe e professores, permitindo que eles formem grupos de estudo e discutam tópicos acadêmicos de forma mais eficiente. As redes sociais também podem ajudar os alunos a se manterem atualizados com as atividades da escola, como eventos e notícias importantes. No entanto, o uso excessivo de redes sociais pode levar à distração dos estudos, o que pode ter efeitos negativos no desempenho acadêmico do aluno. Além disso, as redes sociais também podem levar ao cyberbullying e à propagação de informações falsas, o que pode afetar negativamente a saúde mental do aluno e sua interação social com outros colegas de classe </w:t>
      </w:r>
    </w:p>
    <w:p w:rsidR="00000000" w:rsidDel="00000000" w:rsidP="00000000" w:rsidRDefault="00000000" w:rsidRPr="00000000" w14:paraId="0000017B">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resumo, o efeito que as redes sociais podem ter na vida social de um aluno depende da forma como são utilizadas. Se usadas de forma consciente e equilibrada, as redes sociais podem ser uma ferramenta poderosa para construir amizades e comunidades mais fortes. Mas se usadas de forma irresponsável ou excessiva, podem prejudicar a vida social e emocional dos alunos.</w:t>
      </w:r>
    </w:p>
    <w:p w:rsidR="00000000" w:rsidDel="00000000" w:rsidP="00000000" w:rsidRDefault="00000000" w:rsidRPr="00000000" w14:paraId="0000017C">
      <w:pPr>
        <w:pStyle w:val="Heading2"/>
        <w:numPr>
          <w:ilvl w:val="1"/>
          <w:numId w:val="7"/>
        </w:numPr>
        <w:ind w:left="426" w:hanging="426"/>
        <w:jc w:val="both"/>
        <w:rPr/>
      </w:pPr>
      <w:bookmarkStart w:colFirst="0" w:colLast="0" w:name="_heading=h.37m2jsg" w:id="31"/>
      <w:bookmarkEnd w:id="31"/>
      <w:sdt>
        <w:sdtPr>
          <w:tag w:val="goog_rdk_49"/>
        </w:sdtPr>
        <w:sdtContent>
          <w:commentRangeStart w:id="39"/>
        </w:sdtContent>
      </w:sdt>
      <w:r w:rsidDel="00000000" w:rsidR="00000000" w:rsidRPr="00000000">
        <w:rPr>
          <w:rtl w:val="0"/>
        </w:rPr>
        <w:t xml:space="preserve">Uso das redes sociais na educação</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7D">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ser humano, enquanto ser social, sempre conviveu em um ambiente de comunicação e colaboração, utilizando as tecnologias disponíveis em cada fase histórica para esse contato. Com os avanços dos recursos tecnológicos, em especial das tecnologias da informação e comunicação, o ser humano, passa a utilizá-los em suas atividades profissionais, de lazer, de aprendizado e de contato interpessoal. Com isso, os relacionamentos passam a ocorrer também através da internet e assim surgem as redes sociais digitais. Através das ferramentas tecnológicas disponibilizadas pela internet, as pessoas podem trocar informações, compartilhar experiências, colaborar com projetos, participar no aprendizado coletivo, fortalecer os laços entre seus membros e aumentar o poder de decisão do grupo.</w:t>
      </w:r>
    </w:p>
    <w:p w:rsidR="00000000" w:rsidDel="00000000" w:rsidP="00000000" w:rsidRDefault="00000000" w:rsidRPr="00000000" w14:paraId="0000017E">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Então, considerando o ser humano como ser social, que age e modifica o meio onde está e que responde às características desse ambiente, as redes sociais digitais passam a ser excelentes recursos de aprendizagem, pois favorecem o contato entre as pessoas, de tal forma que estas possam utilizar diferentes mídias para se expressar. A internalização é um processo lento, gradual e progressivo, no qual o ser humano cria e modifica o funcionamento </w:t>
      </w:r>
      <w:sdt>
        <w:sdtPr>
          <w:tag w:val="goog_rdk_50"/>
        </w:sdtPr>
        <w:sdtContent>
          <w:commentRangeStart w:id="40"/>
        </w:sdtContent>
      </w:sdt>
      <w:r w:rsidDel="00000000" w:rsidR="00000000" w:rsidRPr="00000000">
        <w:rPr>
          <w:rFonts w:ascii="Arial" w:cs="Arial" w:eastAsia="Arial" w:hAnsi="Arial"/>
          <w:sz w:val="24"/>
          <w:szCs w:val="24"/>
          <w:rtl w:val="0"/>
        </w:rPr>
        <w:t xml:space="preserve">intramental </w:t>
      </w:r>
      <w:commentRangeEnd w:id="40"/>
      <w:r w:rsidDel="00000000" w:rsidR="00000000" w:rsidRPr="00000000">
        <w:commentReference w:id="40"/>
      </w:r>
      <w:r w:rsidDel="00000000" w:rsidR="00000000" w:rsidRPr="00000000">
        <w:rPr>
          <w:rFonts w:ascii="Arial" w:cs="Arial" w:eastAsia="Arial" w:hAnsi="Arial"/>
          <w:sz w:val="24"/>
          <w:szCs w:val="24"/>
          <w:rtl w:val="0"/>
        </w:rPr>
        <w:t xml:space="preserve">graças a reconstrução que ele faz dos mediadores e das atividades ocorridas durante o processo </w:t>
      </w:r>
      <w:sdt>
        <w:sdtPr>
          <w:tag w:val="goog_rdk_51"/>
        </w:sdtPr>
        <w:sdtContent>
          <w:commentRangeStart w:id="41"/>
        </w:sdtContent>
      </w:sdt>
      <w:r w:rsidDel="00000000" w:rsidR="00000000" w:rsidRPr="00000000">
        <w:rPr>
          <w:rFonts w:ascii="Arial" w:cs="Arial" w:eastAsia="Arial" w:hAnsi="Arial"/>
          <w:sz w:val="24"/>
          <w:szCs w:val="24"/>
          <w:rtl w:val="0"/>
        </w:rPr>
        <w:t xml:space="preserve">intramental</w:t>
      </w:r>
      <w:commentRangeEnd w:id="41"/>
      <w:r w:rsidDel="00000000" w:rsidR="00000000" w:rsidRPr="00000000">
        <w:commentReference w:id="41"/>
      </w:r>
      <w:r w:rsidDel="00000000" w:rsidR="00000000" w:rsidRPr="00000000">
        <w:rPr>
          <w:rFonts w:ascii="Arial" w:cs="Arial" w:eastAsia="Arial" w:hAnsi="Arial"/>
          <w:sz w:val="24"/>
          <w:szCs w:val="24"/>
          <w:rtl w:val="0"/>
        </w:rPr>
        <w:t xml:space="preserve">.  As redes sociais digitais possibilitam esse contato com as tecnologias, além de criar um ambiente no qual as pessoas podem refletir antes de se manifestarem assim como ter contato com uma grande diversidade de pessoas</w:t>
      </w:r>
    </w:p>
    <w:p w:rsidR="00000000" w:rsidDel="00000000" w:rsidP="00000000" w:rsidRDefault="00000000" w:rsidRPr="00000000" w14:paraId="0000017F">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Segundo o autor Juan José Haro, em sua obra Las redes sociales en educación, publicado no ano de 2008, observa-se a mais clara e profunda opinião a favor dessa “inovação” digital</w:t>
      </w:r>
    </w:p>
    <w:p w:rsidR="00000000" w:rsidDel="00000000" w:rsidP="00000000" w:rsidRDefault="00000000" w:rsidRPr="00000000" w14:paraId="00000180">
      <w:pPr>
        <w:spacing w:after="120" w:line="360" w:lineRule="auto"/>
        <w:ind w:left="2693" w:firstLine="709.0000000000003"/>
        <w:jc w:val="both"/>
        <w:rPr>
          <w:rFonts w:ascii="Arial" w:cs="Arial" w:eastAsia="Arial" w:hAnsi="Arial"/>
          <w:sz w:val="24"/>
          <w:szCs w:val="24"/>
        </w:rPr>
      </w:pPr>
      <w:sdt>
        <w:sdtPr>
          <w:tag w:val="goog_rdk_52"/>
        </w:sdtPr>
        <w:sdtContent>
          <w:commentRangeStart w:id="42"/>
        </w:sdtContent>
      </w:sdt>
      <w:r w:rsidDel="00000000" w:rsidR="00000000" w:rsidRPr="00000000">
        <w:rPr>
          <w:rFonts w:ascii="Arial" w:cs="Arial" w:eastAsia="Arial" w:hAnsi="Arial"/>
          <w:sz w:val="24"/>
          <w:szCs w:val="24"/>
          <w:rtl w:val="0"/>
        </w:rPr>
        <w:t xml:space="preserve">“O mundo educativo não pode permanecer alheio aos fenômenos sociais como este, que está mudando a forma de comunicação entre as pessoas. O professor frente a este novo cenário tecnológico, passa a dispor de muitos recursos que estimulam a participação do aluno.  Este aluno, ao se apoderar dos recursos tecnológicos, se torna mais colaborativo, participativo e assim, pode expor o resultado de sua reflexão e aprendizado para todos os envolvidos nesta rede. As redes sociais, permitem centralizar em um único local todas as atividades docentes, professores e alunos de um centro educativo, aumenta o sentimento de comunidade educativa, melhora o ambiente de trabalho ao permitir que o aluno possa criar seus próprios objetos de interesse, aumenta a comunicação entre professores e alunos e facilita a coordenação do trabalho de diversos grupos de aprendizagem”. (HARO, 2010, p. 1)</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81">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Ana Laura Rossaro, Especialista em tecnologia educativa (UBA), também destaca que o processo ensino-aprendizagem em rede favorece um aprendizado autônomo, personalizado, expandido através de novos espaços, de novas fontes e meios, menos invasivo e processual, ou seja, não orientado a resultados. Ainda ressaltando sua visão sobre o tema, Rossaro diz que a educação não está mais embasada no professor como centro do saber e do conhecimento. A educação ocorre com a participação do aluno com seus colegas, com os professores e utilizando vários recursos midiáticos e comunicacionais. O aluno participa do seu aprendizado e é responsável por esse aprendizado. Esse aprendizado pode ocorrer através de procedimentos formais ou não formais, e as redes sociais passam a ter um grande valor nesse processo, pois possibilitam a livre expressão do aluno, e o contato com colegas na construção de um indivíduo reflexivo.</w:t>
      </w:r>
    </w:p>
    <w:p w:rsidR="00000000" w:rsidDel="00000000" w:rsidP="00000000" w:rsidRDefault="00000000" w:rsidRPr="00000000" w14:paraId="00000182">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que esse processo ocorra, se faz necessário a participação ativa dos professores, incorporando as tecnologias nas atividades educacionais, e que a instituição educacional se adeque a sociedade do conhecimento, que estimula o aprendizado permanente, a participação e colaboração do aluno no seu próprio aprendizado.</w:t>
      </w:r>
    </w:p>
    <w:p w:rsidR="00000000" w:rsidDel="00000000" w:rsidP="00000000" w:rsidRDefault="00000000" w:rsidRPr="00000000" w14:paraId="00000183">
      <w:pPr>
        <w:pStyle w:val="Heading2"/>
        <w:numPr>
          <w:ilvl w:val="1"/>
          <w:numId w:val="7"/>
        </w:numPr>
        <w:ind w:left="426" w:hanging="426"/>
        <w:jc w:val="both"/>
        <w:rPr/>
      </w:pPr>
      <w:bookmarkStart w:colFirst="0" w:colLast="0" w:name="_heading=h.1mrcu09" w:id="32"/>
      <w:bookmarkEnd w:id="32"/>
      <w:sdt>
        <w:sdtPr>
          <w:tag w:val="goog_rdk_53"/>
        </w:sdtPr>
        <w:sdtContent>
          <w:commentRangeStart w:id="43"/>
        </w:sdtContent>
      </w:sdt>
      <w:r w:rsidDel="00000000" w:rsidR="00000000" w:rsidRPr="00000000">
        <w:rPr>
          <w:rtl w:val="0"/>
        </w:rPr>
        <w:t xml:space="preserve">Desafios para a integração da tecnologia na educação</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84">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vinte anos, para aprender oficialmente, tínhamos que ir a uma escola. E hoje? Continuamos, na maioria das situações, indo ao mesmo lugar, obrigatoriamente, para aprender. Há mudanças, mas são pequenas, ínfimas, diante do peso da organização escolar como local e tempo fixos, programados, oficiais de aprendizagem. As tecnologias chegaram na escola, mas estas sempre privilegiaram mais o controle a modernização da infraestrutura e a gestão do que a mudança. Os programas de gestão administrativa estão mais desenvolvidos do que os voltados à aprendizagem. Há avanços na virtualização da aprendizagem, mas só conseguem arranhar superficialmente a estrutura pesada em que estão estruturados os vários níveis de ensino. Apesar da resistência institucional, as pressões pelas mudanças são cada vez mais fortes. </w:t>
      </w:r>
    </w:p>
    <w:p w:rsidR="00000000" w:rsidDel="00000000" w:rsidP="00000000" w:rsidRDefault="00000000" w:rsidRPr="00000000" w14:paraId="00000185">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empresas estão muito ativas na educação on-line e buscam nas universidades mais agilidade, flexibilização e rapidez na oferta de educação continuada. Os avanços na educação a distância com a LDB e a Internet estão sendo notáveis. A LDB legalizou a educação a distância e a Internet lhe tirou o ar de isolamento, de atraso, de ensino de segunda classe. A interconectividade que a Internet e as redes desenvolveram nestes últimos anos está começando a revolucionar a forma de ensinar e aprender. As redes, principalmente a Internet, estão começando a provocar mudanças profundas na educação presencial e a distância. Na presencial, desenraizam o conceito de </w:t>
      </w:r>
      <w:sdt>
        <w:sdtPr>
          <w:tag w:val="goog_rdk_54"/>
        </w:sdtPr>
        <w:sdtContent>
          <w:del w:author="PAULO ROGÉRIO NEVES DE OLIVEIRA" w:id="7" w:date="2023-09-02T22:01:00Z">
            <w:r w:rsidDel="00000000" w:rsidR="00000000" w:rsidRPr="00000000">
              <w:rPr>
                <w:rFonts w:ascii="Arial" w:cs="Arial" w:eastAsia="Arial" w:hAnsi="Arial"/>
                <w:sz w:val="24"/>
                <w:szCs w:val="24"/>
                <w:rtl w:val="0"/>
              </w:rPr>
              <w:delText xml:space="preserve">         </w:delText>
            </w:r>
          </w:del>
        </w:sdtContent>
      </w:sdt>
      <w:r w:rsidDel="00000000" w:rsidR="00000000" w:rsidRPr="00000000">
        <w:rPr>
          <w:rFonts w:ascii="Arial" w:cs="Arial" w:eastAsia="Arial" w:hAnsi="Arial"/>
          <w:sz w:val="24"/>
          <w:szCs w:val="24"/>
          <w:rtl w:val="0"/>
        </w:rPr>
        <w:t xml:space="preserve">ensino-aprendizagem localizado e temporalizado. Podemos aprender desde vários lugares, ao mesmo tempo, on e offline, juntos e separados. Como nos bancos, temos nossa agência (escola) que é nosso ponto de referência; só que agora não precisamos ir até lá o tempo todo para poder aprender. As redes também estão provocando mudanças profundas na educação a distância. Antes a EAD era uma atividade muito solitária e exigia muito autodisciplina. Agora com as redes a EAD continua como uma atividade individual, combinada com a possibilidade de comunicação instantânea, de criar grupos de aprendizagem, integrando a aprendizagem pessoal com a grupal. A educação presencial está incorporando tecnologias, funções, atividades que eram típicas da educação a distância, e a EAD está descobrindo que pode ensinar de forma menos individualista, mantendo um equilíbrio entre a flexibilidade e a interação.</w:t>
      </w:r>
    </w:p>
    <w:p w:rsidR="00000000" w:rsidDel="00000000" w:rsidP="00000000" w:rsidRDefault="00000000" w:rsidRPr="00000000" w14:paraId="00000186">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escola é uma instituição mais tradicional que inovadora. A cultura escolar tem resistido bravamente às mudanças. Os modelos de ensino focados no professor continuam predominando, apesar dos avanços teóricos em busca de mudanças do foco do ensino para o de aprendizagem. Tudo isto nos mostra que não será fácil mudar esta cultura escolar tradicional, que as inovações serão mais lentas, que muitas instituições reproduzirão no virtual o modelo centralizador no conteúdo e no professor do ensino presencial. Com os processos convencionais de ensino e com a atual dispersão da atenção da vida urbana, fica muito difícil a autonomia, a organização pessoal, indispensáveis para os processos de aprendizagem à distância. </w:t>
      </w:r>
    </w:p>
    <w:p w:rsidR="00000000" w:rsidDel="00000000" w:rsidP="00000000" w:rsidRDefault="00000000" w:rsidRPr="00000000" w14:paraId="00000187">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aluno desorganizado poderá deixar passar o tempo adequado para cada atividade, discussão, produção e poderá sentir dificuldade em acompanhar o ritmo de um curso. Isso atrapalhará sua motivação, sua própria aprendizagem e a do grupo, o que criará tensão ou indiferença. Alunos assim, aos poucos, poderão deixar de participar, de produzir e muitos terão dificuldade, à distância, de retomar a motivação, o entusiasmo pelo curso. No presencial, uma conversa dos colegas mais próximos ou do professor poderá ajudar a que queiram voltar a participar do curso. À distância será possível, mas não fácil. Os alunos estão prontos para a multimídia, os professores, em geral, não. </w:t>
      </w:r>
    </w:p>
    <w:p w:rsidR="00000000" w:rsidDel="00000000" w:rsidP="00000000" w:rsidRDefault="00000000" w:rsidRPr="00000000" w14:paraId="00000188">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professores sentem cada vez mais claro o descompasso no domínio das tecnologias e, em geral, tentam segurar o máximo que podem, fazendo pequenas concessões, sem mudar o essencial. Podemos entender que muitos professores têm medo de revelar sua dificuldade diante do aluno. Por isso e pelo hábito mantêm uma estrutura repressiva, controladora, repetidora. Os professores percebem que precisam mudar, mas não sabem bem como fazê-lo e não estão preparados para experimentar com segurança. Muitas instituições também exigem mudanças dos professores sem dar-lhes condições para que eles as efetuem. Frequentemente algumas organizações introduzem computadores, conectam as escolas com a Internet e esperam que só isso melhore os problemas do ensino. Os administradores se frustram ao ver que tanto esforço e dinheiro empatados não se traduzem em mudanças significativas nas aulas e nas atitudes do corpo docente. </w:t>
      </w:r>
    </w:p>
    <w:p w:rsidR="00000000" w:rsidDel="00000000" w:rsidP="00000000" w:rsidRDefault="00000000" w:rsidRPr="00000000" w14:paraId="00000189">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Mesmo com tecnologias de ponta, ainda temos grandes dificuldades no gerenciamento emocional, tanto no pessoal como no organizacional, o que dificulta o aprendizado rápido. As mudanças na educação dependem, mais do que das novas tecnologias, de termos educadores, gestores e alunos maduros intelectual, emocional e eticamente; pessoas curiosas, entusiasmadas, abertas, que saibam motivar e dialogar; pessoas com as quais valha a pena entrar em contato, porque dele saímos enriquecidos. São poucos os educadores que integram teoria e prática e que aproximam o pensar do viver.</w:t>
      </w:r>
    </w:p>
    <w:p w:rsidR="00000000" w:rsidDel="00000000" w:rsidP="00000000" w:rsidRDefault="00000000" w:rsidRPr="00000000" w14:paraId="0000018A">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Atualmente, momentos pós pandemia, o ensino brasileiro e mundial tomou um rumo diferente. Pois, com o desenvolvimento de plataformas de ensinos online, o mundo do ensino mudou. O método tradicional - carteiras enfileiradas, professores falando e os alunos ouvindo</w:t>
      </w:r>
      <w:sdt>
        <w:sdtPr>
          <w:tag w:val="goog_rdk_55"/>
        </w:sdtPr>
        <w:sdtContent>
          <w:del w:author="PAULO ROGÉRIO NEVES DE OLIVEIRA" w:id="8" w:date="2023-09-02T22:09:00Z">
            <w:r w:rsidDel="00000000" w:rsidR="00000000" w:rsidRPr="00000000">
              <w:rPr>
                <w:rFonts w:ascii="Arial" w:cs="Arial" w:eastAsia="Arial" w:hAnsi="Arial"/>
                <w:sz w:val="24"/>
                <w:szCs w:val="24"/>
                <w:rtl w:val="0"/>
              </w:rPr>
              <w:delText xml:space="preserve"> -</w:delText>
            </w:r>
          </w:del>
        </w:sdtContent>
      </w:sdt>
      <w:r w:rsidDel="00000000" w:rsidR="00000000" w:rsidRPr="00000000">
        <w:rPr>
          <w:rFonts w:ascii="Arial" w:cs="Arial" w:eastAsia="Arial" w:hAnsi="Arial"/>
          <w:sz w:val="24"/>
          <w:szCs w:val="24"/>
          <w:rtl w:val="0"/>
        </w:rPr>
        <w:t xml:space="preserve">, está tornando-se passado. Não só por conta desse novo ensino, e sim por causa da tecnologia que os jovens vêm consumindo. Quando se está ensinando alguém, muitas vezes é difícil prender atenção e fazer com que a pessoa entenda, e isso tornou-se algo comum atualmente. Como isso pode ser melhorado? De um modo simples. Para que um docente possa disseminar seu conhecimento, garantindo uma boa performance por parte do aluno, muitas vezes desenvolve uma linguagem corpórea, complexa e oral, para que haja uma maior compreensão dele. E para facilitar ainda mais o seu trabalho, usufruir de tecnologias de pesquisas e de interação social, ajuda com que o aluno aprenda de modo mais fácil e rápido, por conta de estar dentro do seu ambiente comum. Não é de hoje que a tecnologia vem tentando ganhar espaço no mundo de ensino, mas muitas vezes não é aceita pelos educadores. Isso, por terem que aprender a mexer com ela, a sair do meio comum e entrar em um mundo diferente. Um educador que sempre pensou a frente, brigou e tentou trazer a tecnologia para o mundo educacional, foi o Paulo Freire</w:t>
      </w:r>
    </w:p>
    <w:p w:rsidR="00000000" w:rsidDel="00000000" w:rsidP="00000000" w:rsidRDefault="00000000" w:rsidRPr="00000000" w14:paraId="0000018B">
      <w:pPr>
        <w:spacing w:after="120" w:line="360" w:lineRule="auto"/>
        <w:ind w:left="2693" w:firstLine="709.000000000000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não tenho dúvida nenhuma do enorme potencial de estímulos e desafios à curiosidade que a tecnologia põe a serviço das crianças e dos adolescentes das classes sociais chamadas favorecidas. […]” (FREIRE, 1996, p. 45) </w:t>
      </w:r>
    </w:p>
    <w:p w:rsidR="00000000" w:rsidDel="00000000" w:rsidP="00000000" w:rsidRDefault="00000000" w:rsidRPr="00000000" w14:paraId="0000018C">
      <w:pPr>
        <w:spacing w:after="120" w:line="360" w:lineRule="auto"/>
        <w:ind w:firstLine="709"/>
        <w:jc w:val="both"/>
        <w:rPr>
          <w:rFonts w:ascii="Arial" w:cs="Arial" w:eastAsia="Arial" w:hAnsi="Arial"/>
          <w:sz w:val="24"/>
          <w:szCs w:val="24"/>
        </w:rPr>
        <w:sectPr>
          <w:type w:val="nextPage"/>
          <w:pgSz w:h="16838" w:w="11906" w:orient="portrait"/>
          <w:pgMar w:bottom="1134" w:top="1701" w:left="1701" w:right="1134" w:header="708" w:footer="708"/>
        </w:sectPr>
      </w:pPr>
      <w:r w:rsidDel="00000000" w:rsidR="00000000" w:rsidRPr="00000000">
        <w:rPr>
          <w:rFonts w:ascii="Arial" w:cs="Arial" w:eastAsia="Arial" w:hAnsi="Arial"/>
          <w:sz w:val="24"/>
          <w:szCs w:val="24"/>
          <w:rtl w:val="0"/>
        </w:rPr>
        <w:t xml:space="preserve">Vemos que, mesmo em um momento em que a tecnologia tinha suas limitações, um professor buscou implementá-la para que os jovens da época tivessem um acesso maior a educação.</w:t>
      </w:r>
    </w:p>
    <w:p w:rsidR="00000000" w:rsidDel="00000000" w:rsidP="00000000" w:rsidRDefault="00000000" w:rsidRPr="00000000" w14:paraId="0000018D">
      <w:pPr>
        <w:pStyle w:val="Heading1"/>
        <w:numPr>
          <w:ilvl w:val="0"/>
          <w:numId w:val="7"/>
        </w:numPr>
        <w:ind w:left="284" w:hanging="284"/>
        <w:jc w:val="both"/>
        <w:rPr/>
        <w:sectPr>
          <w:type w:val="nextPage"/>
          <w:pgSz w:h="16838" w:w="11906" w:orient="portrait"/>
          <w:pgMar w:bottom="1134" w:top="1701" w:left="1701" w:right="1134" w:header="708" w:footer="708"/>
        </w:sectPr>
      </w:pPr>
      <w:bookmarkStart w:colFirst="0" w:colLast="0" w:name="_heading=h.46r0co2" w:id="33"/>
      <w:bookmarkEnd w:id="33"/>
      <w:r w:rsidDel="00000000" w:rsidR="00000000" w:rsidRPr="00000000">
        <w:rPr>
          <w:rtl w:val="0"/>
        </w:rPr>
        <w:t xml:space="preserve">Conclusão</w:t>
      </w:r>
    </w:p>
    <w:p w:rsidR="00000000" w:rsidDel="00000000" w:rsidP="00000000" w:rsidRDefault="00000000" w:rsidRPr="00000000" w14:paraId="0000018E">
      <w:pPr>
        <w:pStyle w:val="Heading1"/>
        <w:tabs>
          <w:tab w:val="left" w:leader="none" w:pos="284"/>
        </w:tabs>
        <w:rPr/>
      </w:pPr>
      <w:bookmarkStart w:colFirst="0" w:colLast="0" w:name="_heading=h.2lwamvv" w:id="34"/>
      <w:bookmarkEnd w:id="34"/>
      <w:r w:rsidDel="00000000" w:rsidR="00000000" w:rsidRPr="00000000">
        <w:rPr>
          <w:rtl w:val="0"/>
        </w:rPr>
        <w:t xml:space="preserve">Referências</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BONATTI, C. O que é dificuldade de socialização? </w:t>
      </w:r>
      <w:r w:rsidDel="00000000" w:rsidR="00000000" w:rsidRPr="00000000">
        <w:rPr>
          <w:rFonts w:ascii="Arial" w:cs="Arial" w:eastAsia="Arial" w:hAnsi="Arial"/>
          <w:b w:val="1"/>
          <w:color w:val="000000"/>
          <w:sz w:val="24"/>
          <w:szCs w:val="24"/>
          <w:rtl w:val="0"/>
        </w:rPr>
        <w:t xml:space="preserve">noticiasconcursos</w:t>
      </w:r>
      <w:r w:rsidDel="00000000" w:rsidR="00000000" w:rsidRPr="00000000">
        <w:rPr>
          <w:rFonts w:ascii="Arial" w:cs="Arial" w:eastAsia="Arial" w:hAnsi="Arial"/>
          <w:color w:val="000000"/>
          <w:sz w:val="24"/>
          <w:szCs w:val="24"/>
          <w:rtl w:val="0"/>
        </w:rPr>
        <w:t xml:space="preserve">, 2021. Disponivel em: &lt;https://noticiasconcursos.com.br/dificuldade-de-socializacao/&gt;. Acesso em: 24 Maio 2023.</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DIFICULDADE em Socializar: O que pode ser e como tratar? </w:t>
      </w:r>
      <w:r w:rsidDel="00000000" w:rsidR="00000000" w:rsidRPr="00000000">
        <w:rPr>
          <w:rFonts w:ascii="Arial" w:cs="Arial" w:eastAsia="Arial" w:hAnsi="Arial"/>
          <w:b w:val="1"/>
          <w:color w:val="000000"/>
          <w:sz w:val="24"/>
          <w:szCs w:val="24"/>
          <w:rtl w:val="0"/>
        </w:rPr>
        <w:t xml:space="preserve">boaconsulta</w:t>
      </w:r>
      <w:r w:rsidDel="00000000" w:rsidR="00000000" w:rsidRPr="00000000">
        <w:rPr>
          <w:rFonts w:ascii="Arial" w:cs="Arial" w:eastAsia="Arial" w:hAnsi="Arial"/>
          <w:color w:val="000000"/>
          <w:sz w:val="24"/>
          <w:szCs w:val="24"/>
          <w:rtl w:val="0"/>
        </w:rPr>
        <w:t xml:space="preserve">, 2022. Disponivel em: &lt;https://www.boaconsulta.com/blog/dificuldade-em-socializar-o-que-pode-ser/&gt;. Acesso em: 24 Maio 2023.</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ESTUDO de Viabilidade de Software. </w:t>
      </w:r>
      <w:r w:rsidDel="00000000" w:rsidR="00000000" w:rsidRPr="00000000">
        <w:rPr>
          <w:rFonts w:ascii="Arial" w:cs="Arial" w:eastAsia="Arial" w:hAnsi="Arial"/>
          <w:b w:val="1"/>
          <w:color w:val="000000"/>
          <w:sz w:val="24"/>
          <w:szCs w:val="24"/>
          <w:rtl w:val="0"/>
        </w:rPr>
        <w:t xml:space="preserve">Monitoria de Engenharia de Software</w:t>
      </w:r>
      <w:r w:rsidDel="00000000" w:rsidR="00000000" w:rsidRPr="00000000">
        <w:rPr>
          <w:rFonts w:ascii="Arial" w:cs="Arial" w:eastAsia="Arial" w:hAnsi="Arial"/>
          <w:color w:val="000000"/>
          <w:sz w:val="24"/>
          <w:szCs w:val="24"/>
          <w:rtl w:val="0"/>
        </w:rPr>
        <w:t xml:space="preserve">, 2017. Disponivel em: &lt;https://monitoriadeengenhariadesoftware.wordpress.com/2016/09/06/estudo-de-viabilidade-de-software/&gt;. Acesso em: 16 Maio 2023.</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REDAÇÃO CARGO X. Estudo de viabilidade de prazo de entrega e o impacto de dados mal embasados. </w:t>
      </w:r>
      <w:r w:rsidDel="00000000" w:rsidR="00000000" w:rsidRPr="00000000">
        <w:rPr>
          <w:rFonts w:ascii="Arial" w:cs="Arial" w:eastAsia="Arial" w:hAnsi="Arial"/>
          <w:b w:val="1"/>
          <w:color w:val="000000"/>
          <w:sz w:val="24"/>
          <w:szCs w:val="24"/>
          <w:rtl w:val="0"/>
        </w:rPr>
        <w:t xml:space="preserve">cargoX</w:t>
      </w:r>
      <w:r w:rsidDel="00000000" w:rsidR="00000000" w:rsidRPr="00000000">
        <w:rPr>
          <w:rFonts w:ascii="Arial" w:cs="Arial" w:eastAsia="Arial" w:hAnsi="Arial"/>
          <w:color w:val="000000"/>
          <w:sz w:val="24"/>
          <w:szCs w:val="24"/>
          <w:rtl w:val="0"/>
        </w:rPr>
        <w:t xml:space="preserve">, 2016. Disponivel em: &lt;https://cargox.com.br/blog/estudo-de-viabilidade-de-prazo-de-entrega/#:~:text=Comumente%2C%20isso%20significa%20a%20perda,justamente%20por%20motivos%20de%20inviabilidade&gt;. Acesso em: 28 Maio 2023.</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SANTOS, J. S. D. ESTUDO DE VIABILIDADE DE APLICAÇÃO DE UM SOFTWARE ERP EM UMA EMPRESA MARANHENSE. </w:t>
      </w:r>
      <w:r w:rsidDel="00000000" w:rsidR="00000000" w:rsidRPr="00000000">
        <w:rPr>
          <w:rFonts w:ascii="Arial" w:cs="Arial" w:eastAsia="Arial" w:hAnsi="Arial"/>
          <w:b w:val="1"/>
          <w:color w:val="000000"/>
          <w:sz w:val="24"/>
          <w:szCs w:val="24"/>
          <w:rtl w:val="0"/>
        </w:rPr>
        <w:t xml:space="preserve">Biblioteca Digital de Monografias</w:t>
      </w:r>
      <w:r w:rsidDel="00000000" w:rsidR="00000000" w:rsidRPr="00000000">
        <w:rPr>
          <w:rFonts w:ascii="Arial" w:cs="Arial" w:eastAsia="Arial" w:hAnsi="Arial"/>
          <w:color w:val="000000"/>
          <w:sz w:val="24"/>
          <w:szCs w:val="24"/>
          <w:rtl w:val="0"/>
        </w:rPr>
        <w:t xml:space="preserve">, 2015. Disponivel em: &lt;https://monografias.ufma.br/jspui/handle/123456789/1005&gt;. Acesso em: 16 Maio 2023.</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line="240" w:lineRule="auto"/>
        <w:rPr>
          <w:rFonts w:ascii="Arial" w:cs="Arial" w:eastAsia="Arial" w:hAnsi="Arial"/>
          <w:color w:val="000000"/>
          <w:sz w:val="24"/>
          <w:szCs w:val="24"/>
        </w:rPr>
      </w:pPr>
      <w:sdt>
        <w:sdtPr>
          <w:tag w:val="goog_rdk_56"/>
        </w:sdtPr>
        <w:sdtContent>
          <w:commentRangeStart w:id="44"/>
        </w:sdtContent>
      </w:sdt>
      <w:r w:rsidDel="00000000" w:rsidR="00000000" w:rsidRPr="00000000">
        <w:rPr>
          <w:rFonts w:ascii="Arial" w:cs="Arial" w:eastAsia="Arial" w:hAnsi="Arial"/>
          <w:color w:val="000000"/>
          <w:sz w:val="24"/>
          <w:szCs w:val="24"/>
          <w:rtl w:val="0"/>
        </w:rPr>
        <w:t xml:space="preserve">Caetano, L. M. (Maio de 2015). Tecnologia e Educação: quais os desafios? Fonte: http://educa.fcc.org.br/pdf/edufsm/v40n2/1984-6444-edufsm-40-2-00295.pdf</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40" w:lineRule="auto"/>
        <w:ind w:left="720" w:hanging="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Integração de Tecnologia. (15 de Agosto de 2019). Fonte: http://portal.mec.gov.br/seed/arquivos/pdf/1sf.pdf</w:t>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40" w:lineRule="auto"/>
        <w:ind w:left="720" w:hanging="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Quais os benefícios da tecnologia no ambiente escolar? (s.d.). Fonte: Estúdio Site: https://www.estudiosite.com.br/site/educacao-a-distancia/quais-os-beneficios-da-tecn%1fologia-no-ambiente-escolar</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line="240" w:lineRule="auto"/>
        <w:ind w:left="720" w:hanging="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Rossaro, A. (s.d.). Educácion y Punto. Fonte: EducaScero: https://www.educdoscero.com/</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40" w:lineRule="auto"/>
        <w:ind w:left="720" w:hanging="720"/>
        <w:rPr>
          <w:rFonts w:ascii="Arial" w:cs="Arial" w:eastAsia="Arial" w:hAnsi="Arial"/>
          <w:color w:val="000000"/>
          <w:sz w:val="24"/>
          <w:szCs w:val="24"/>
        </w:rPr>
        <w:sectPr>
          <w:type w:val="nextPage"/>
          <w:pgSz w:h="16838" w:w="11906" w:orient="portrait"/>
          <w:pgMar w:bottom="1134" w:top="1701" w:left="1701" w:right="1134" w:header="708" w:footer="708"/>
        </w:sectPr>
      </w:pPr>
      <w:r w:rsidDel="00000000" w:rsidR="00000000" w:rsidRPr="00000000">
        <w:rPr>
          <w:rFonts w:ascii="Arial" w:cs="Arial" w:eastAsia="Arial" w:hAnsi="Arial"/>
          <w:color w:val="000000"/>
          <w:sz w:val="24"/>
          <w:szCs w:val="24"/>
          <w:rtl w:val="0"/>
        </w:rPr>
        <w:t xml:space="preserve">Tecnologia na Educação: conheça as vantagens e desvantagens de levar tecnologia para a sala de aula. (Outubro de 2017). Fonte: Blog Flexge: https://blog.flexge.com/tecnologia-sala-de-aula-vantagens-desvantagens/</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99">
      <w:pPr>
        <w:pStyle w:val="Heading1"/>
        <w:rPr/>
      </w:pPr>
      <w:bookmarkStart w:colFirst="0" w:colLast="0" w:name="_heading=h.111kx3o" w:id="35"/>
      <w:bookmarkEnd w:id="35"/>
      <w:r w:rsidDel="00000000" w:rsidR="00000000" w:rsidRPr="00000000">
        <w:rPr>
          <w:rtl w:val="0"/>
        </w:rPr>
        <w:t xml:space="preserve">APÊNDICE A - Problematização (desenhos feitos em papel)</w:t>
      </w:r>
    </w:p>
    <w:p w:rsidR="00000000" w:rsidDel="00000000" w:rsidP="00000000" w:rsidRDefault="00000000" w:rsidRPr="00000000" w14:paraId="0000019A">
      <w:pPr>
        <w:rPr>
          <w:rFonts w:ascii="Arial" w:cs="Arial" w:eastAsia="Arial" w:hAnsi="Arial"/>
          <w:sz w:val="24"/>
          <w:szCs w:val="24"/>
        </w:rPr>
      </w:pPr>
      <w:bookmarkStart w:colFirst="0" w:colLast="0" w:name="_heading=h.3l18frh" w:id="36"/>
      <w:bookmarkEnd w:id="36"/>
      <w:r w:rsidDel="00000000" w:rsidR="00000000" w:rsidRPr="00000000">
        <w:rPr>
          <w:rFonts w:ascii="Arial" w:cs="Arial" w:eastAsia="Arial" w:hAnsi="Arial"/>
          <w:b w:val="1"/>
          <w:sz w:val="24"/>
          <w:szCs w:val="24"/>
          <w:rtl w:val="0"/>
        </w:rPr>
        <w:t xml:space="preserve">Figura 1</w:t>
      </w:r>
      <w:r w:rsidDel="00000000" w:rsidR="00000000" w:rsidRPr="00000000">
        <w:rPr>
          <w:rFonts w:ascii="Arial" w:cs="Arial" w:eastAsia="Arial" w:hAnsi="Arial"/>
          <w:sz w:val="24"/>
          <w:szCs w:val="24"/>
          <w:rtl w:val="0"/>
        </w:rPr>
        <w:t xml:space="preserve"> – Esboço (Danilo Alfa)</w:t>
      </w:r>
    </w:p>
    <w:p w:rsidR="00000000" w:rsidDel="00000000" w:rsidP="00000000" w:rsidRDefault="00000000" w:rsidRPr="00000000" w14:paraId="0000019B">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145415</wp:posOffset>
            </wp:positionV>
            <wp:extent cx="4244340" cy="3183255"/>
            <wp:effectExtent b="0" l="0" r="0" t="0"/>
            <wp:wrapSquare wrapText="bothSides" distB="0" distT="0" distL="114300" distR="114300"/>
            <wp:docPr descr="C:\Users\aluno\Downloads\Problematização_Danilo_Alfa.jpg" id="2143419910" name="image62.jpg"/>
            <a:graphic>
              <a:graphicData uri="http://schemas.openxmlformats.org/drawingml/2006/picture">
                <pic:pic>
                  <pic:nvPicPr>
                    <pic:cNvPr descr="C:\Users\aluno\Downloads\Problematização_Danilo_Alfa.jpg" id="0" name="image62.jpg"/>
                    <pic:cNvPicPr preferRelativeResize="0"/>
                  </pic:nvPicPr>
                  <pic:blipFill>
                    <a:blip r:embed="rId11"/>
                    <a:srcRect b="0" l="0" r="0" t="0"/>
                    <a:stretch>
                      <a:fillRect/>
                    </a:stretch>
                  </pic:blipFill>
                  <pic:spPr>
                    <a:xfrm>
                      <a:off x="0" y="0"/>
                      <a:ext cx="4244340" cy="318325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457200</wp:posOffset>
                </wp:positionH>
                <wp:positionV relativeFrom="paragraph">
                  <wp:posOffset>3352800</wp:posOffset>
                </wp:positionV>
                <wp:extent cx="635" cy="12700"/>
                <wp:effectExtent b="0" l="0" r="0" t="0"/>
                <wp:wrapSquare wrapText="bothSides" distB="0" distT="0" distL="114300" distR="114300"/>
                <wp:docPr id="2143419830" name=""/>
                <a:graphic>
                  <a:graphicData uri="http://schemas.microsoft.com/office/word/2010/wordprocessingShape">
                    <wps:wsp>
                      <wps:cNvSpPr/>
                      <wps:cNvPr id="2" name="Shape 2"/>
                      <wps:spPr>
                        <a:xfrm>
                          <a:off x="3145725" y="3779683"/>
                          <a:ext cx="44005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Fonte: Imagem originada do próprio grupo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3352800</wp:posOffset>
                </wp:positionV>
                <wp:extent cx="635" cy="12700"/>
                <wp:effectExtent b="0" l="0" r="0" t="0"/>
                <wp:wrapSquare wrapText="bothSides" distB="0" distT="0" distL="114300" distR="114300"/>
                <wp:docPr id="2143419830" name="image94.png"/>
                <a:graphic>
                  <a:graphicData uri="http://schemas.openxmlformats.org/drawingml/2006/picture">
                    <pic:pic>
                      <pic:nvPicPr>
                        <pic:cNvPr id="0" name="image94.png"/>
                        <pic:cNvPicPr preferRelativeResize="0"/>
                      </pic:nvPicPr>
                      <pic:blipFill>
                        <a:blip r:embed="rId12"/>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200" w:line="240" w:lineRule="auto"/>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Fonte:</w:t>
      </w:r>
      <w:r w:rsidDel="00000000" w:rsidR="00000000" w:rsidRPr="00000000">
        <w:rPr>
          <w:rFonts w:ascii="Arial" w:cs="Arial" w:eastAsia="Arial" w:hAnsi="Arial"/>
          <w:color w:val="000000"/>
          <w:sz w:val="24"/>
          <w:szCs w:val="24"/>
          <w:rtl w:val="0"/>
        </w:rPr>
        <w:t xml:space="preserve"> Imagem originada do próprio grupo</w:t>
      </w:r>
    </w:p>
    <w:p w:rsidR="00000000" w:rsidDel="00000000" w:rsidP="00000000" w:rsidRDefault="00000000" w:rsidRPr="00000000" w14:paraId="000001A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9">
      <w:pPr>
        <w:rPr>
          <w:rFonts w:ascii="Arial" w:cs="Arial" w:eastAsia="Arial" w:hAnsi="Arial"/>
          <w:sz w:val="24"/>
          <w:szCs w:val="24"/>
        </w:rPr>
      </w:pPr>
      <w:sdt>
        <w:sdtPr>
          <w:tag w:val="goog_rdk_57"/>
        </w:sdtPr>
        <w:sdtContent>
          <w:commentRangeStart w:id="45"/>
        </w:sdtContent>
      </w:sdt>
      <w:r w:rsidDel="00000000" w:rsidR="00000000" w:rsidRPr="00000000">
        <w:rPr>
          <w:rFonts w:ascii="Arial" w:cs="Arial" w:eastAsia="Arial" w:hAnsi="Arial"/>
          <w:sz w:val="24"/>
          <w:szCs w:val="24"/>
          <w:rtl w:val="0"/>
        </w:rPr>
        <w:t xml:space="preserve">Figura 2 – Esboço (Jhonata Conceição)</w:t>
      </w:r>
    </w:p>
    <w:p w:rsidR="00000000" w:rsidDel="00000000" w:rsidP="00000000" w:rsidRDefault="00000000" w:rsidRPr="00000000" w14:paraId="000001AA">
      <w:pPr>
        <w:ind w:firstLine="708"/>
        <w:jc w:val="both"/>
        <w:rPr/>
      </w:pPr>
      <w:r w:rsidDel="00000000" w:rsidR="00000000" w:rsidRPr="00000000">
        <w:rPr/>
        <w:drawing>
          <wp:inline distB="0" distT="0" distL="0" distR="0">
            <wp:extent cx="4382298" cy="3248241"/>
            <wp:effectExtent b="0" l="0" r="0" t="0"/>
            <wp:docPr descr="C:\Users\aluno\Downloads\Problematização_Jhonata_1.jpg" id="2143419912" name="image71.jpg"/>
            <a:graphic>
              <a:graphicData uri="http://schemas.openxmlformats.org/drawingml/2006/picture">
                <pic:pic>
                  <pic:nvPicPr>
                    <pic:cNvPr descr="C:\Users\aluno\Downloads\Problematização_Jhonata_1.jpg" id="0" name="image71.jpg"/>
                    <pic:cNvPicPr preferRelativeResize="0"/>
                  </pic:nvPicPr>
                  <pic:blipFill>
                    <a:blip r:embed="rId13"/>
                    <a:srcRect b="0" l="0" r="0" t="0"/>
                    <a:stretch>
                      <a:fillRect/>
                    </a:stretch>
                  </pic:blipFill>
                  <pic:spPr>
                    <a:xfrm>
                      <a:off x="0" y="0"/>
                      <a:ext cx="4382298" cy="3248241"/>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200" w:line="240" w:lineRule="auto"/>
        <w:ind w:firstLine="708"/>
        <w:jc w:val="both"/>
        <w:rPr>
          <w:rFonts w:ascii="Arial" w:cs="Arial" w:eastAsia="Arial" w:hAnsi="Arial"/>
          <w:i w:val="1"/>
          <w:color w:val="000000"/>
          <w:sz w:val="16"/>
          <w:szCs w:val="16"/>
        </w:rPr>
      </w:pPr>
      <w:r w:rsidDel="00000000" w:rsidR="00000000" w:rsidRPr="00000000">
        <w:rPr>
          <w:rFonts w:ascii="Arial" w:cs="Arial" w:eastAsia="Arial" w:hAnsi="Arial"/>
          <w:i w:val="1"/>
          <w:color w:val="000000"/>
          <w:sz w:val="16"/>
          <w:szCs w:val="16"/>
          <w:rtl w:val="0"/>
        </w:rPr>
        <w:t xml:space="preserve">Fonte: Imagem originada do próprio grupo</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AC">
      <w:pPr>
        <w:ind w:firstLine="708"/>
        <w:jc w:val="both"/>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406400</wp:posOffset>
                </wp:positionH>
                <wp:positionV relativeFrom="paragraph">
                  <wp:posOffset>3454400</wp:posOffset>
                </wp:positionV>
                <wp:extent cx="635" cy="12700"/>
                <wp:effectExtent b="0" l="0" r="0" t="0"/>
                <wp:wrapSquare wrapText="bothSides" distB="0" distT="0" distL="114300" distR="114300"/>
                <wp:docPr id="2143419832" name=""/>
                <a:graphic>
                  <a:graphicData uri="http://schemas.microsoft.com/office/word/2010/wordprocessingShape">
                    <wps:wsp>
                      <wps:cNvSpPr/>
                      <wps:cNvPr id="4" name="Shape 4"/>
                      <wps:spPr>
                        <a:xfrm>
                          <a:off x="3045713" y="3779683"/>
                          <a:ext cx="46005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Fonte: Imagem originada do próprio grupo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3454400</wp:posOffset>
                </wp:positionV>
                <wp:extent cx="635" cy="12700"/>
                <wp:effectExtent b="0" l="0" r="0" t="0"/>
                <wp:wrapSquare wrapText="bothSides" distB="0" distT="0" distL="114300" distR="114300"/>
                <wp:docPr id="2143419832" name="image96.png"/>
                <a:graphic>
                  <a:graphicData uri="http://schemas.openxmlformats.org/drawingml/2006/picture">
                    <pic:pic>
                      <pic:nvPicPr>
                        <pic:cNvPr id="0" name="image96.png"/>
                        <pic:cNvPicPr preferRelativeResize="0"/>
                      </pic:nvPicPr>
                      <pic:blipFill>
                        <a:blip r:embed="rId14"/>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AD">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3 – Esboço (Leonardo Gargoriano)</w:t>
      </w:r>
    </w:p>
    <w:p w:rsidR="00000000" w:rsidDel="00000000" w:rsidP="00000000" w:rsidRDefault="00000000" w:rsidRPr="00000000" w14:paraId="000001AE">
      <w:pPr>
        <w:keepNext w:val="1"/>
        <w:ind w:firstLine="284"/>
        <w:jc w:val="center"/>
        <w:rPr/>
      </w:pPr>
      <w:r w:rsidDel="00000000" w:rsidR="00000000" w:rsidRPr="00000000">
        <w:rPr/>
        <w:drawing>
          <wp:inline distB="0" distT="0" distL="0" distR="0">
            <wp:extent cx="4705532" cy="3279591"/>
            <wp:effectExtent b="0" l="0" r="0" t="0"/>
            <wp:docPr descr="C:\Users\aluno\Downloads\Problematização_Leonardo.jpg" id="2143419911" name="image93.jpg"/>
            <a:graphic>
              <a:graphicData uri="http://schemas.openxmlformats.org/drawingml/2006/picture">
                <pic:pic>
                  <pic:nvPicPr>
                    <pic:cNvPr descr="C:\Users\aluno\Downloads\Problematização_Leonardo.jpg" id="0" name="image93.jpg"/>
                    <pic:cNvPicPr preferRelativeResize="0"/>
                  </pic:nvPicPr>
                  <pic:blipFill>
                    <a:blip r:embed="rId15"/>
                    <a:srcRect b="0" l="0" r="0" t="0"/>
                    <a:stretch>
                      <a:fillRect/>
                    </a:stretch>
                  </pic:blipFill>
                  <pic:spPr>
                    <a:xfrm>
                      <a:off x="0" y="0"/>
                      <a:ext cx="4705532" cy="3279591"/>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Fonts w:ascii="Arial" w:cs="Arial" w:eastAsia="Arial" w:hAnsi="Arial"/>
          <w:i w:val="1"/>
          <w:color w:val="000000"/>
          <w:sz w:val="16"/>
          <w:szCs w:val="16"/>
          <w:rtl w:val="0"/>
        </w:rPr>
        <w:t xml:space="preserve">               Fonte: Imagem originada do próprio grupo</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20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4 – Esboço (Vitor Hugo Messias)</w:t>
      </w:r>
      <w:r w:rsidDel="00000000" w:rsidR="00000000" w:rsidRPr="00000000">
        <w:drawing>
          <wp:anchor allowOverlap="1" behindDoc="0" distB="0" distT="0" distL="114300" distR="114300" hidden="0" layoutInCell="1" locked="0" relativeHeight="0" simplePos="0">
            <wp:simplePos x="0" y="0"/>
            <wp:positionH relativeFrom="column">
              <wp:posOffset>309055</wp:posOffset>
            </wp:positionH>
            <wp:positionV relativeFrom="paragraph">
              <wp:posOffset>301179</wp:posOffset>
            </wp:positionV>
            <wp:extent cx="4828540" cy="3613150"/>
            <wp:effectExtent b="0" l="0" r="0" t="0"/>
            <wp:wrapSquare wrapText="bothSides" distB="0" distT="0" distL="114300" distR="114300"/>
            <wp:docPr descr="C:\Users\aluno\Downloads\Problematização_Vitor_Messias.jpg" id="2143419897" name="image55.jpg"/>
            <a:graphic>
              <a:graphicData uri="http://schemas.openxmlformats.org/drawingml/2006/picture">
                <pic:pic>
                  <pic:nvPicPr>
                    <pic:cNvPr descr="C:\Users\aluno\Downloads\Problematização_Vitor_Messias.jpg" id="0" name="image55.jpg"/>
                    <pic:cNvPicPr preferRelativeResize="0"/>
                  </pic:nvPicPr>
                  <pic:blipFill>
                    <a:blip r:embed="rId16"/>
                    <a:srcRect b="0" l="0" r="0" t="0"/>
                    <a:stretch>
                      <a:fillRect/>
                    </a:stretch>
                  </pic:blipFill>
                  <pic:spPr>
                    <a:xfrm>
                      <a:off x="0" y="0"/>
                      <a:ext cx="4828540" cy="361315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266700</wp:posOffset>
                </wp:positionH>
                <wp:positionV relativeFrom="paragraph">
                  <wp:posOffset>3962400</wp:posOffset>
                </wp:positionV>
                <wp:extent cx="635" cy="12700"/>
                <wp:effectExtent b="0" l="0" r="0" t="0"/>
                <wp:wrapSquare wrapText="bothSides" distB="0" distT="0" distL="114300" distR="114300"/>
                <wp:docPr id="2143419833" name=""/>
                <a:graphic>
                  <a:graphicData uri="http://schemas.microsoft.com/office/word/2010/wordprocessingShape">
                    <wps:wsp>
                      <wps:cNvSpPr/>
                      <wps:cNvPr id="5" name="Shape 5"/>
                      <wps:spPr>
                        <a:xfrm>
                          <a:off x="2931730" y="3779683"/>
                          <a:ext cx="482854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Fonte: Imagem originada do próprio grupo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3962400</wp:posOffset>
                </wp:positionV>
                <wp:extent cx="635" cy="12700"/>
                <wp:effectExtent b="0" l="0" r="0" t="0"/>
                <wp:wrapSquare wrapText="bothSides" distB="0" distT="0" distL="114300" distR="114300"/>
                <wp:docPr id="2143419833" name="image97.png"/>
                <a:graphic>
                  <a:graphicData uri="http://schemas.openxmlformats.org/drawingml/2006/picture">
                    <pic:pic>
                      <pic:nvPicPr>
                        <pic:cNvPr id="0" name="image97.png"/>
                        <pic:cNvPicPr preferRelativeResize="0"/>
                      </pic:nvPicPr>
                      <pic:blipFill>
                        <a:blip r:embed="rId1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Fonts w:ascii="Arial" w:cs="Arial" w:eastAsia="Arial" w:hAnsi="Arial"/>
          <w:i w:val="1"/>
          <w:color w:val="000000"/>
          <w:sz w:val="16"/>
          <w:szCs w:val="16"/>
          <w:rtl w:val="0"/>
        </w:rPr>
        <w:t xml:space="preserve">Fonte: Imagem originada do próprio grupo</w:t>
      </w:r>
    </w:p>
    <w:p w:rsidR="00000000" w:rsidDel="00000000" w:rsidP="00000000" w:rsidRDefault="00000000" w:rsidRPr="00000000" w14:paraId="000001C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3">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5 – Esboço (Vitor Hugo Rodrigues)</w:t>
      </w:r>
    </w:p>
    <w:p w:rsidR="00000000" w:rsidDel="00000000" w:rsidP="00000000" w:rsidRDefault="00000000" w:rsidRPr="00000000" w14:paraId="000001C4">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222250</wp:posOffset>
            </wp:positionH>
            <wp:positionV relativeFrom="paragraph">
              <wp:posOffset>3810</wp:posOffset>
            </wp:positionV>
            <wp:extent cx="4806492" cy="3336966"/>
            <wp:effectExtent b="0" l="0" r="0" t="0"/>
            <wp:wrapSquare wrapText="bothSides" distB="0" distT="0" distL="114300" distR="114300"/>
            <wp:docPr descr="C:\Users\aluno\Downloads\Problematização_Vitor_Santos.jpeg" id="2143419844" name="image30.jpg"/>
            <a:graphic>
              <a:graphicData uri="http://schemas.openxmlformats.org/drawingml/2006/picture">
                <pic:pic>
                  <pic:nvPicPr>
                    <pic:cNvPr descr="C:\Users\aluno\Downloads\Problematização_Vitor_Santos.jpeg" id="0" name="image30.jpg"/>
                    <pic:cNvPicPr preferRelativeResize="0"/>
                  </pic:nvPicPr>
                  <pic:blipFill>
                    <a:blip r:embed="rId18"/>
                    <a:srcRect b="0" l="0" r="0" t="0"/>
                    <a:stretch>
                      <a:fillRect/>
                    </a:stretch>
                  </pic:blipFill>
                  <pic:spPr>
                    <a:xfrm>
                      <a:off x="0" y="0"/>
                      <a:ext cx="4806492" cy="3336966"/>
                    </a:xfrm>
                    <a:prstGeom prst="rect"/>
                    <a:ln/>
                  </pic:spPr>
                </pic:pic>
              </a:graphicData>
            </a:graphic>
          </wp:anchor>
        </w:drawing>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sectPr>
          <w:type w:val="nextPage"/>
          <w:pgSz w:h="16838" w:w="11906" w:orient="portrait"/>
          <w:pgMar w:bottom="1134" w:top="1701" w:left="1701" w:right="1134" w:header="708" w:footer="708"/>
        </w:sectPr>
      </w:pPr>
      <w:r w:rsidDel="00000000" w:rsidR="00000000" w:rsidRPr="00000000">
        <w:rPr>
          <w:rFonts w:ascii="Arial" w:cs="Arial" w:eastAsia="Arial" w:hAnsi="Arial"/>
          <w:i w:val="1"/>
          <w:color w:val="000000"/>
          <w:sz w:val="16"/>
          <w:szCs w:val="16"/>
          <w:rtl w:val="0"/>
        </w:rPr>
        <w:t xml:space="preserve">Fonte: Imagem originada do próprio grupo</w:t>
      </w:r>
    </w:p>
    <w:p w:rsidR="00000000" w:rsidDel="00000000" w:rsidP="00000000" w:rsidRDefault="00000000" w:rsidRPr="00000000" w14:paraId="000001D3">
      <w:pPr>
        <w:pStyle w:val="Heading1"/>
        <w:rPr>
          <w:b w:val="0"/>
        </w:rPr>
      </w:pPr>
      <w:bookmarkStart w:colFirst="0" w:colLast="0" w:name="_heading=h.206ipza" w:id="37"/>
      <w:bookmarkEnd w:id="37"/>
      <w:r w:rsidDel="00000000" w:rsidR="00000000" w:rsidRPr="00000000">
        <w:rPr>
          <w:rtl w:val="0"/>
        </w:rPr>
        <w:t xml:space="preserve">APÊNDICE B </w:t>
      </w:r>
      <w:r w:rsidDel="00000000" w:rsidR="00000000" w:rsidRPr="00000000">
        <w:rPr>
          <w:b w:val="0"/>
          <w:rtl w:val="0"/>
        </w:rPr>
        <w:t xml:space="preserve">-</w:t>
      </w:r>
      <w:r w:rsidDel="00000000" w:rsidR="00000000" w:rsidRPr="00000000">
        <w:rPr>
          <w:rtl w:val="0"/>
        </w:rPr>
        <w:t xml:space="preserve"> </w:t>
      </w:r>
      <w:r w:rsidDel="00000000" w:rsidR="00000000" w:rsidRPr="00000000">
        <w:rPr>
          <w:b w:val="0"/>
          <w:rtl w:val="0"/>
        </w:rPr>
        <w:t xml:space="preserve">Prototipagem de baixa fidelidade (feito em papel)</w:t>
      </w:r>
    </w:p>
    <w:p w:rsidR="00000000" w:rsidDel="00000000" w:rsidP="00000000" w:rsidRDefault="00000000" w:rsidRPr="00000000" w14:paraId="000001D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w:t>
      </w:r>
      <w:r w:rsidDel="00000000" w:rsidR="00000000" w:rsidRPr="00000000">
        <w:rPr>
          <w:rFonts w:ascii="Arial" w:cs="Arial" w:eastAsia="Arial" w:hAnsi="Arial"/>
          <w:sz w:val="24"/>
          <w:szCs w:val="24"/>
          <w:rtl w:val="0"/>
        </w:rPr>
        <w:t xml:space="preserve"> – Prototipagem de Baixa fidelidade</w:t>
      </w:r>
    </w:p>
    <w:p w:rsidR="00000000" w:rsidDel="00000000" w:rsidP="00000000" w:rsidRDefault="00000000" w:rsidRPr="00000000" w14:paraId="000001D5">
      <w:pPr>
        <w:rPr/>
      </w:pPr>
      <w:sdt>
        <w:sdtPr>
          <w:tag w:val="goog_rdk_58"/>
        </w:sdtPr>
        <w:sdtContent>
          <w:commentRangeStart w:id="46"/>
        </w:sdtContent>
      </w:sdt>
      <w:r w:rsidDel="00000000" w:rsidR="00000000" w:rsidRPr="00000000">
        <w:rPr/>
        <w:drawing>
          <wp:inline distB="0" distT="0" distL="0" distR="0">
            <wp:extent cx="5040000" cy="3534112"/>
            <wp:effectExtent b="0" l="0" r="0" t="0"/>
            <wp:docPr id="2143419915" name="image90.jpg"/>
            <a:graphic>
              <a:graphicData uri="http://schemas.openxmlformats.org/drawingml/2006/picture">
                <pic:pic>
                  <pic:nvPicPr>
                    <pic:cNvPr id="0" name="image90.jpg"/>
                    <pic:cNvPicPr preferRelativeResize="0"/>
                  </pic:nvPicPr>
                  <pic:blipFill>
                    <a:blip r:embed="rId19"/>
                    <a:srcRect b="0" l="0" r="0" t="0"/>
                    <a:stretch>
                      <a:fillRect/>
                    </a:stretch>
                  </pic:blipFill>
                  <pic:spPr>
                    <a:xfrm>
                      <a:off x="0" y="0"/>
                      <a:ext cx="5040000" cy="3534112"/>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D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8">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9">
      <w:pPr>
        <w:rPr>
          <w:rFonts w:ascii="Arial" w:cs="Arial" w:eastAsia="Arial" w:hAnsi="Arial"/>
          <w:sz w:val="24"/>
          <w:szCs w:val="24"/>
        </w:rPr>
      </w:pPr>
      <w:sdt>
        <w:sdtPr>
          <w:tag w:val="goog_rdk_59"/>
        </w:sdtPr>
        <w:sdtContent>
          <w:commentRangeStart w:id="47"/>
        </w:sdtContent>
      </w:sdt>
      <w:r w:rsidDel="00000000" w:rsidR="00000000" w:rsidRPr="00000000">
        <w:rPr>
          <w:rFonts w:ascii="Arial" w:cs="Arial" w:eastAsia="Arial" w:hAnsi="Arial"/>
          <w:sz w:val="24"/>
          <w:szCs w:val="24"/>
          <w:rtl w:val="0"/>
        </w:rPr>
        <w:t xml:space="preserve">Figura 2 - Prototipagem de Baixa fidelidade</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DA">
      <w:pPr>
        <w:jc w:val="center"/>
        <w:rPr/>
      </w:pPr>
      <w:r w:rsidDel="00000000" w:rsidR="00000000" w:rsidRPr="00000000">
        <w:rPr/>
        <w:drawing>
          <wp:inline distB="0" distT="0" distL="0" distR="0">
            <wp:extent cx="5040000" cy="3530786"/>
            <wp:effectExtent b="0" l="0" r="0" t="0"/>
            <wp:docPr id="2143419913" name="image82.jpg"/>
            <a:graphic>
              <a:graphicData uri="http://schemas.openxmlformats.org/drawingml/2006/picture">
                <pic:pic>
                  <pic:nvPicPr>
                    <pic:cNvPr id="0" name="image82.jpg"/>
                    <pic:cNvPicPr preferRelativeResize="0"/>
                  </pic:nvPicPr>
                  <pic:blipFill>
                    <a:blip r:embed="rId20"/>
                    <a:srcRect b="0" l="0" r="0" t="0"/>
                    <a:stretch>
                      <a:fillRect/>
                    </a:stretch>
                  </pic:blipFill>
                  <pic:spPr>
                    <a:xfrm>
                      <a:off x="0" y="0"/>
                      <a:ext cx="5040000" cy="3530786"/>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3 - Prototipagem de Baixa fidelidade</w:t>
      </w:r>
    </w:p>
    <w:p w:rsidR="00000000" w:rsidDel="00000000" w:rsidP="00000000" w:rsidRDefault="00000000" w:rsidRPr="00000000" w14:paraId="000001DC">
      <w:pPr>
        <w:jc w:val="center"/>
        <w:rPr/>
      </w:pPr>
      <w:r w:rsidDel="00000000" w:rsidR="00000000" w:rsidRPr="00000000">
        <w:rPr/>
        <w:drawing>
          <wp:inline distB="0" distT="0" distL="0" distR="0">
            <wp:extent cx="5040000" cy="3521325"/>
            <wp:effectExtent b="0" l="0" r="0" t="0"/>
            <wp:docPr id="2143419918" name="image89.jpg"/>
            <a:graphic>
              <a:graphicData uri="http://schemas.openxmlformats.org/drawingml/2006/picture">
                <pic:pic>
                  <pic:nvPicPr>
                    <pic:cNvPr id="0" name="image89.jpg"/>
                    <pic:cNvPicPr preferRelativeResize="0"/>
                  </pic:nvPicPr>
                  <pic:blipFill>
                    <a:blip r:embed="rId21"/>
                    <a:srcRect b="0" l="0" r="0" t="0"/>
                    <a:stretch>
                      <a:fillRect/>
                    </a:stretch>
                  </pic:blipFill>
                  <pic:spPr>
                    <a:xfrm>
                      <a:off x="0" y="0"/>
                      <a:ext cx="5040000" cy="352132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jc w:val="center"/>
        <w:rPr/>
      </w:pPr>
      <w:r w:rsidDel="00000000" w:rsidR="00000000" w:rsidRPr="00000000">
        <w:rPr>
          <w:rtl w:val="0"/>
        </w:rPr>
      </w:r>
    </w:p>
    <w:p w:rsidR="00000000" w:rsidDel="00000000" w:rsidP="00000000" w:rsidRDefault="00000000" w:rsidRPr="00000000" w14:paraId="000001DE">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4 - Prototipagem de Baixa fidelidade</w:t>
      </w:r>
    </w:p>
    <w:p w:rsidR="00000000" w:rsidDel="00000000" w:rsidP="00000000" w:rsidRDefault="00000000" w:rsidRPr="00000000" w14:paraId="000001DF">
      <w:pPr>
        <w:rPr/>
      </w:pPr>
      <w:r w:rsidDel="00000000" w:rsidR="00000000" w:rsidRPr="00000000">
        <w:rPr/>
        <w:drawing>
          <wp:inline distB="0" distT="0" distL="0" distR="0">
            <wp:extent cx="4142186" cy="5408944"/>
            <wp:effectExtent b="0" l="0" r="0" t="0"/>
            <wp:docPr id="2143419917" name="image73.jpg"/>
            <a:graphic>
              <a:graphicData uri="http://schemas.openxmlformats.org/drawingml/2006/picture">
                <pic:pic>
                  <pic:nvPicPr>
                    <pic:cNvPr id="0" name="image73.jpg"/>
                    <pic:cNvPicPr preferRelativeResize="0"/>
                  </pic:nvPicPr>
                  <pic:blipFill>
                    <a:blip r:embed="rId22"/>
                    <a:srcRect b="13519" l="3181" r="2798" t="17453"/>
                    <a:stretch>
                      <a:fillRect/>
                    </a:stretch>
                  </pic:blipFill>
                  <pic:spPr>
                    <a:xfrm rot="16200000">
                      <a:off x="0" y="0"/>
                      <a:ext cx="4142186" cy="5408944"/>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5 - Prototipagem de Baixa fidelidade</w:t>
      </w:r>
    </w:p>
    <w:p w:rsidR="00000000" w:rsidDel="00000000" w:rsidP="00000000" w:rsidRDefault="00000000" w:rsidRPr="00000000" w14:paraId="000001E1">
      <w:pPr>
        <w:rPr/>
      </w:pPr>
      <w:r w:rsidDel="00000000" w:rsidR="00000000" w:rsidRPr="00000000">
        <w:rPr/>
        <w:drawing>
          <wp:inline distB="0" distT="0" distL="0" distR="0">
            <wp:extent cx="3930282" cy="5547726"/>
            <wp:effectExtent b="0" l="0" r="0" t="0"/>
            <wp:docPr id="2143419921" name="image91.jpg"/>
            <a:graphic>
              <a:graphicData uri="http://schemas.openxmlformats.org/drawingml/2006/picture">
                <pic:pic>
                  <pic:nvPicPr>
                    <pic:cNvPr id="0" name="image91.jpg"/>
                    <pic:cNvPicPr preferRelativeResize="0"/>
                  </pic:nvPicPr>
                  <pic:blipFill>
                    <a:blip r:embed="rId23"/>
                    <a:srcRect b="8584" l="3562" r="-637" t="14376"/>
                    <a:stretch>
                      <a:fillRect/>
                    </a:stretch>
                  </pic:blipFill>
                  <pic:spPr>
                    <a:xfrm rot="16200000">
                      <a:off x="0" y="0"/>
                      <a:ext cx="3930282" cy="5547726"/>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6 - Prototipagem de Baixa fidelidade</w:t>
      </w:r>
    </w:p>
    <w:p w:rsidR="00000000" w:rsidDel="00000000" w:rsidP="00000000" w:rsidRDefault="00000000" w:rsidRPr="00000000" w14:paraId="000001E3">
      <w:pPr>
        <w:rPr/>
        <w:sectPr>
          <w:type w:val="nextPage"/>
          <w:pgSz w:h="16838" w:w="11906" w:orient="portrait"/>
          <w:pgMar w:bottom="1134" w:top="1701" w:left="1701" w:right="1134" w:header="708" w:footer="708"/>
        </w:sectPr>
      </w:pPr>
      <w:r w:rsidDel="00000000" w:rsidR="00000000" w:rsidRPr="00000000">
        <w:rPr/>
        <w:drawing>
          <wp:inline distB="0" distT="0" distL="0" distR="0">
            <wp:extent cx="5653807" cy="3145672"/>
            <wp:effectExtent b="0" l="0" r="0" t="0"/>
            <wp:docPr id="2143419919" name="image78.jpg"/>
            <a:graphic>
              <a:graphicData uri="http://schemas.openxmlformats.org/drawingml/2006/picture">
                <pic:pic>
                  <pic:nvPicPr>
                    <pic:cNvPr id="0" name="image78.jpg"/>
                    <pic:cNvPicPr preferRelativeResize="0"/>
                  </pic:nvPicPr>
                  <pic:blipFill>
                    <a:blip r:embed="rId24"/>
                    <a:srcRect b="0" l="0" r="0" t="0"/>
                    <a:stretch>
                      <a:fillRect/>
                    </a:stretch>
                  </pic:blipFill>
                  <pic:spPr>
                    <a:xfrm>
                      <a:off x="0" y="0"/>
                      <a:ext cx="5653807" cy="3145672"/>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1"/>
        <w:rPr>
          <w:b w:val="0"/>
        </w:rPr>
      </w:pPr>
      <w:bookmarkStart w:colFirst="0" w:colLast="0" w:name="_heading=h.4k668n3" w:id="38"/>
      <w:bookmarkEnd w:id="38"/>
      <w:r w:rsidDel="00000000" w:rsidR="00000000" w:rsidRPr="00000000">
        <w:rPr>
          <w:rtl w:val="0"/>
        </w:rPr>
        <w:t xml:space="preserve">APÊNDICE C - </w:t>
      </w:r>
      <w:r w:rsidDel="00000000" w:rsidR="00000000" w:rsidRPr="00000000">
        <w:rPr>
          <w:b w:val="0"/>
          <w:rtl w:val="0"/>
        </w:rPr>
        <w:t xml:space="preserve">Questionário com público-alvo</w:t>
      </w:r>
    </w:p>
    <w:p w:rsidR="00000000" w:rsidDel="00000000" w:rsidP="00000000" w:rsidRDefault="00000000" w:rsidRPr="00000000" w14:paraId="000001E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w:t>
      </w:r>
    </w:p>
    <w:p w:rsidR="00000000" w:rsidDel="00000000" w:rsidP="00000000" w:rsidRDefault="00000000" w:rsidRPr="00000000" w14:paraId="000001E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Qual o seu nome?</w:t>
      </w:r>
    </w:p>
    <w:p w:rsidR="00000000" w:rsidDel="00000000" w:rsidP="00000000" w:rsidRDefault="00000000" w:rsidRPr="00000000" w14:paraId="000001E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2</w:t>
      </w:r>
    </w:p>
    <w:p w:rsidR="00000000" w:rsidDel="00000000" w:rsidP="00000000" w:rsidRDefault="00000000" w:rsidRPr="00000000" w14:paraId="000001E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Qual o seu curso?</w:t>
      </w:r>
    </w:p>
    <w:p w:rsidR="00000000" w:rsidDel="00000000" w:rsidP="00000000" w:rsidRDefault="00000000" w:rsidRPr="00000000" w14:paraId="000001E9">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1º DS</w:t>
      </w:r>
    </w:p>
    <w:p w:rsidR="00000000" w:rsidDel="00000000" w:rsidP="00000000" w:rsidRDefault="00000000" w:rsidRPr="00000000" w14:paraId="000001EA">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2º DS</w:t>
      </w:r>
    </w:p>
    <w:p w:rsidR="00000000" w:rsidDel="00000000" w:rsidP="00000000" w:rsidRDefault="00000000" w:rsidRPr="00000000" w14:paraId="000001EB">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3º DS</w:t>
      </w:r>
    </w:p>
    <w:p w:rsidR="00000000" w:rsidDel="00000000" w:rsidP="00000000" w:rsidRDefault="00000000" w:rsidRPr="00000000" w14:paraId="000001EC">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1º Nutri</w:t>
      </w:r>
    </w:p>
    <w:p w:rsidR="00000000" w:rsidDel="00000000" w:rsidP="00000000" w:rsidRDefault="00000000" w:rsidRPr="00000000" w14:paraId="000001ED">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2º Nutri</w:t>
      </w:r>
    </w:p>
    <w:p w:rsidR="00000000" w:rsidDel="00000000" w:rsidP="00000000" w:rsidRDefault="00000000" w:rsidRPr="00000000" w14:paraId="000001EE">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3º Nutri</w:t>
      </w:r>
    </w:p>
    <w:p w:rsidR="00000000" w:rsidDel="00000000" w:rsidP="00000000" w:rsidRDefault="00000000" w:rsidRPr="00000000" w14:paraId="000001EF">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1º ADM</w:t>
      </w:r>
    </w:p>
    <w:p w:rsidR="00000000" w:rsidDel="00000000" w:rsidP="00000000" w:rsidRDefault="00000000" w:rsidRPr="00000000" w14:paraId="000001F0">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2º ADM</w:t>
      </w:r>
    </w:p>
    <w:p w:rsidR="00000000" w:rsidDel="00000000" w:rsidP="00000000" w:rsidRDefault="00000000" w:rsidRPr="00000000" w14:paraId="000001F1">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3º ADM</w:t>
      </w:r>
    </w:p>
    <w:p w:rsidR="00000000" w:rsidDel="00000000" w:rsidP="00000000" w:rsidRDefault="00000000" w:rsidRPr="00000000" w14:paraId="000001F2">
      <w:pPr>
        <w:numPr>
          <w:ilvl w:val="0"/>
          <w:numId w:val="1"/>
        </w:numPr>
        <w:pBdr>
          <w:top w:space="0" w:sz="0" w:val="nil"/>
          <w:left w:space="0" w:sz="0" w:val="nil"/>
          <w:bottom w:space="0" w:sz="0" w:val="nil"/>
          <w:right w:space="0" w:sz="0" w:val="nil"/>
          <w:between w:space="0" w:sz="0" w:val="nil"/>
        </w:pBdr>
        <w:spacing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Não estou cursando</w:t>
        <w:tab/>
      </w:r>
    </w:p>
    <w:p w:rsidR="00000000" w:rsidDel="00000000" w:rsidP="00000000" w:rsidRDefault="00000000" w:rsidRPr="00000000" w14:paraId="000001F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3</w:t>
      </w:r>
    </w:p>
    <w:p w:rsidR="00000000" w:rsidDel="00000000" w:rsidP="00000000" w:rsidRDefault="00000000" w:rsidRPr="00000000" w14:paraId="000001F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costuma usar alguma rede social com frequência?</w:t>
      </w:r>
    </w:p>
    <w:p w:rsidR="00000000" w:rsidDel="00000000" w:rsidP="00000000" w:rsidRDefault="00000000" w:rsidRPr="00000000" w14:paraId="000001F5">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Sim</w:t>
      </w:r>
    </w:p>
    <w:p w:rsidR="00000000" w:rsidDel="00000000" w:rsidP="00000000" w:rsidRDefault="00000000" w:rsidRPr="00000000" w14:paraId="000001F6">
      <w:pPr>
        <w:numPr>
          <w:ilvl w:val="0"/>
          <w:numId w:val="1"/>
        </w:numPr>
        <w:pBdr>
          <w:top w:space="0" w:sz="0" w:val="nil"/>
          <w:left w:space="0" w:sz="0" w:val="nil"/>
          <w:bottom w:space="0" w:sz="0" w:val="nil"/>
          <w:right w:space="0" w:sz="0" w:val="nil"/>
          <w:between w:space="0" w:sz="0" w:val="nil"/>
        </w:pBdr>
        <w:spacing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Não</w:t>
      </w:r>
    </w:p>
    <w:p w:rsidR="00000000" w:rsidDel="00000000" w:rsidP="00000000" w:rsidRDefault="00000000" w:rsidRPr="00000000" w14:paraId="000001F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4</w:t>
      </w:r>
    </w:p>
    <w:p w:rsidR="00000000" w:rsidDel="00000000" w:rsidP="00000000" w:rsidRDefault="00000000" w:rsidRPr="00000000" w14:paraId="000001F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a resposta da pergunta anterior, se sim, quais?</w:t>
      </w:r>
    </w:p>
    <w:p w:rsidR="00000000" w:rsidDel="00000000" w:rsidP="00000000" w:rsidRDefault="00000000" w:rsidRPr="00000000" w14:paraId="000001F9">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Instagram</w:t>
      </w:r>
    </w:p>
    <w:p w:rsidR="00000000" w:rsidDel="00000000" w:rsidP="00000000" w:rsidRDefault="00000000" w:rsidRPr="00000000" w14:paraId="000001FA">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Facebook</w:t>
      </w:r>
    </w:p>
    <w:p w:rsidR="00000000" w:rsidDel="00000000" w:rsidP="00000000" w:rsidRDefault="00000000" w:rsidRPr="00000000" w14:paraId="000001FB">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Twitter</w:t>
      </w:r>
    </w:p>
    <w:p w:rsidR="00000000" w:rsidDel="00000000" w:rsidP="00000000" w:rsidRDefault="00000000" w:rsidRPr="00000000" w14:paraId="000001FC">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Tinder</w:t>
      </w:r>
    </w:p>
    <w:p w:rsidR="00000000" w:rsidDel="00000000" w:rsidP="00000000" w:rsidRDefault="00000000" w:rsidRPr="00000000" w14:paraId="000001FD">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Whatsapp</w:t>
      </w:r>
    </w:p>
    <w:p w:rsidR="00000000" w:rsidDel="00000000" w:rsidP="00000000" w:rsidRDefault="00000000" w:rsidRPr="00000000" w14:paraId="000001FE">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HelloTalk</w:t>
      </w:r>
    </w:p>
    <w:p w:rsidR="00000000" w:rsidDel="00000000" w:rsidP="00000000" w:rsidRDefault="00000000" w:rsidRPr="00000000" w14:paraId="000001FF">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Não uso redes sociais</w:t>
      </w:r>
    </w:p>
    <w:p w:rsidR="00000000" w:rsidDel="00000000" w:rsidP="00000000" w:rsidRDefault="00000000" w:rsidRPr="00000000" w14:paraId="00000200">
      <w:pPr>
        <w:numPr>
          <w:ilvl w:val="0"/>
          <w:numId w:val="1"/>
        </w:numPr>
        <w:pBdr>
          <w:top w:space="0" w:sz="0" w:val="nil"/>
          <w:left w:space="0" w:sz="0" w:val="nil"/>
          <w:bottom w:space="0" w:sz="0" w:val="nil"/>
          <w:right w:space="0" w:sz="0" w:val="nil"/>
          <w:between w:space="0" w:sz="0" w:val="nil"/>
        </w:pBdr>
        <w:spacing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Outro...</w:t>
      </w:r>
    </w:p>
    <w:p w:rsidR="00000000" w:rsidDel="00000000" w:rsidP="00000000" w:rsidRDefault="00000000" w:rsidRPr="00000000" w14:paraId="0000020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5</w:t>
      </w:r>
    </w:p>
    <w:p w:rsidR="00000000" w:rsidDel="00000000" w:rsidP="00000000" w:rsidRDefault="00000000" w:rsidRPr="00000000" w14:paraId="0000020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Quanto tempo, em média, você passa por dia nas redes sociais?</w:t>
      </w:r>
    </w:p>
    <w:p w:rsidR="00000000" w:rsidDel="00000000" w:rsidP="00000000" w:rsidRDefault="00000000" w:rsidRPr="00000000" w14:paraId="00000203">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Menos de 1h</w:t>
      </w:r>
    </w:p>
    <w:p w:rsidR="00000000" w:rsidDel="00000000" w:rsidP="00000000" w:rsidRDefault="00000000" w:rsidRPr="00000000" w14:paraId="00000204">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 1h a 2h</w:t>
      </w:r>
    </w:p>
    <w:p w:rsidR="00000000" w:rsidDel="00000000" w:rsidP="00000000" w:rsidRDefault="00000000" w:rsidRPr="00000000" w14:paraId="00000205">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 2h a 3h</w:t>
      </w:r>
    </w:p>
    <w:p w:rsidR="00000000" w:rsidDel="00000000" w:rsidP="00000000" w:rsidRDefault="00000000" w:rsidRPr="00000000" w14:paraId="00000206">
      <w:pPr>
        <w:numPr>
          <w:ilvl w:val="0"/>
          <w:numId w:val="1"/>
        </w:numPr>
        <w:pBdr>
          <w:top w:space="0" w:sz="0" w:val="nil"/>
          <w:left w:space="0" w:sz="0" w:val="nil"/>
          <w:bottom w:space="0" w:sz="0" w:val="nil"/>
          <w:right w:space="0" w:sz="0" w:val="nil"/>
          <w:between w:space="0" w:sz="0" w:val="nil"/>
        </w:pBdr>
        <w:spacing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Mais de 4h</w:t>
      </w:r>
    </w:p>
    <w:p w:rsidR="00000000" w:rsidDel="00000000" w:rsidP="00000000" w:rsidRDefault="00000000" w:rsidRPr="00000000" w14:paraId="0000020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6</w:t>
      </w:r>
    </w:p>
    <w:p w:rsidR="00000000" w:rsidDel="00000000" w:rsidP="00000000" w:rsidRDefault="00000000" w:rsidRPr="00000000" w14:paraId="0000020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se considera uma pessoa comunicativa e que gosta de criar conexões com pessoas?</w:t>
      </w:r>
    </w:p>
    <w:p w:rsidR="00000000" w:rsidDel="00000000" w:rsidP="00000000" w:rsidRDefault="00000000" w:rsidRPr="00000000" w14:paraId="00000209">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Sim, me considero uma pessoa comunicativa e que gosta de criar conexões</w:t>
      </w:r>
    </w:p>
    <w:p w:rsidR="00000000" w:rsidDel="00000000" w:rsidP="00000000" w:rsidRDefault="00000000" w:rsidRPr="00000000" w14:paraId="0000020A">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Meio-termo, me considero comunicativo, mas não gosto de criar conexões (ou vice-versa)</w:t>
      </w:r>
    </w:p>
    <w:p w:rsidR="00000000" w:rsidDel="00000000" w:rsidP="00000000" w:rsidRDefault="00000000" w:rsidRPr="00000000" w14:paraId="0000020B">
      <w:pPr>
        <w:numPr>
          <w:ilvl w:val="0"/>
          <w:numId w:val="1"/>
        </w:numPr>
        <w:pBdr>
          <w:top w:space="0" w:sz="0" w:val="nil"/>
          <w:left w:space="0" w:sz="0" w:val="nil"/>
          <w:bottom w:space="0" w:sz="0" w:val="nil"/>
          <w:right w:space="0" w:sz="0" w:val="nil"/>
          <w:between w:space="0" w:sz="0" w:val="nil"/>
        </w:pBdr>
        <w:spacing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Não, não me considero comunicativo e nem gosto de criar conexões</w:t>
      </w:r>
    </w:p>
    <w:p w:rsidR="00000000" w:rsidDel="00000000" w:rsidP="00000000" w:rsidRDefault="00000000" w:rsidRPr="00000000" w14:paraId="0000020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7</w:t>
      </w:r>
    </w:p>
    <w:p w:rsidR="00000000" w:rsidDel="00000000" w:rsidP="00000000" w:rsidRDefault="00000000" w:rsidRPr="00000000" w14:paraId="0000020D">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Você costuma compartilhar informações recebidas nas redes sociais?</w:t>
      </w:r>
    </w:p>
    <w:p w:rsidR="00000000" w:rsidDel="00000000" w:rsidP="00000000" w:rsidRDefault="00000000" w:rsidRPr="00000000" w14:paraId="0000020E">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Sim, costumo compartilhar informações que recebo</w:t>
      </w:r>
    </w:p>
    <w:p w:rsidR="00000000" w:rsidDel="00000000" w:rsidP="00000000" w:rsidRDefault="00000000" w:rsidRPr="00000000" w14:paraId="0000020F">
      <w:pPr>
        <w:numPr>
          <w:ilvl w:val="0"/>
          <w:numId w:val="1"/>
        </w:numPr>
        <w:pBdr>
          <w:top w:space="0" w:sz="0" w:val="nil"/>
          <w:left w:space="0" w:sz="0" w:val="nil"/>
          <w:bottom w:space="0" w:sz="0" w:val="nil"/>
          <w:right w:space="0" w:sz="0" w:val="nil"/>
          <w:between w:space="0" w:sz="0" w:val="nil"/>
        </w:pBdr>
        <w:spacing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Não, não compartilho informações</w:t>
      </w:r>
    </w:p>
    <w:p w:rsidR="00000000" w:rsidDel="00000000" w:rsidP="00000000" w:rsidRDefault="00000000" w:rsidRPr="00000000" w14:paraId="0000021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8</w:t>
      </w:r>
    </w:p>
    <w:p w:rsidR="00000000" w:rsidDel="00000000" w:rsidP="00000000" w:rsidRDefault="00000000" w:rsidRPr="00000000" w14:paraId="0000021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acredita que as redes sociais podem ser prejudiciais para a saúde mental das pessoas?</w:t>
      </w:r>
    </w:p>
    <w:p w:rsidR="00000000" w:rsidDel="00000000" w:rsidP="00000000" w:rsidRDefault="00000000" w:rsidRPr="00000000" w14:paraId="00000212">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Sim</w:t>
      </w:r>
    </w:p>
    <w:p w:rsidR="00000000" w:rsidDel="00000000" w:rsidP="00000000" w:rsidRDefault="00000000" w:rsidRPr="00000000" w14:paraId="00000213">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Não</w:t>
      </w:r>
    </w:p>
    <w:p w:rsidR="00000000" w:rsidDel="00000000" w:rsidP="00000000" w:rsidRDefault="00000000" w:rsidRPr="00000000" w14:paraId="00000214">
      <w:pPr>
        <w:numPr>
          <w:ilvl w:val="0"/>
          <w:numId w:val="1"/>
        </w:numPr>
        <w:pBdr>
          <w:top w:space="0" w:sz="0" w:val="nil"/>
          <w:left w:space="0" w:sz="0" w:val="nil"/>
          <w:bottom w:space="0" w:sz="0" w:val="nil"/>
          <w:right w:space="0" w:sz="0" w:val="nil"/>
          <w:between w:space="0" w:sz="0" w:val="nil"/>
        </w:pBdr>
        <w:spacing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Talvez</w:t>
      </w:r>
    </w:p>
    <w:p w:rsidR="00000000" w:rsidDel="00000000" w:rsidP="00000000" w:rsidRDefault="00000000" w:rsidRPr="00000000" w14:paraId="0000021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9</w:t>
      </w:r>
    </w:p>
    <w:p w:rsidR="00000000" w:rsidDel="00000000" w:rsidP="00000000" w:rsidRDefault="00000000" w:rsidRPr="00000000" w14:paraId="0000021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Quais métodos você utiliza para estudar e aprender?</w:t>
      </w:r>
    </w:p>
    <w:p w:rsidR="00000000" w:rsidDel="00000000" w:rsidP="00000000" w:rsidRDefault="00000000" w:rsidRPr="00000000" w14:paraId="00000217">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Utilizando plataformas online (Apps, sites etc.)</w:t>
      </w:r>
    </w:p>
    <w:p w:rsidR="00000000" w:rsidDel="00000000" w:rsidP="00000000" w:rsidRDefault="00000000" w:rsidRPr="00000000" w14:paraId="00000218">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Revisando o caderno e anotações feitas manualmente</w:t>
      </w:r>
    </w:p>
    <w:p w:rsidR="00000000" w:rsidDel="00000000" w:rsidP="00000000" w:rsidRDefault="00000000" w:rsidRPr="00000000" w14:paraId="00000219">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Pedindo ajuda para colegas e/ou professores ou alguém que saiba sobre o assunto</w:t>
      </w:r>
    </w:p>
    <w:p w:rsidR="00000000" w:rsidDel="00000000" w:rsidP="00000000" w:rsidRDefault="00000000" w:rsidRPr="00000000" w14:paraId="0000021A">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Ensinando alguém</w:t>
      </w:r>
    </w:p>
    <w:p w:rsidR="00000000" w:rsidDel="00000000" w:rsidP="00000000" w:rsidRDefault="00000000" w:rsidRPr="00000000" w14:paraId="0000021B">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Vendo fotos ou mapas mentais informativos e intuitivos</w:t>
      </w:r>
    </w:p>
    <w:p w:rsidR="00000000" w:rsidDel="00000000" w:rsidP="00000000" w:rsidRDefault="00000000" w:rsidRPr="00000000" w14:paraId="0000021C">
      <w:pPr>
        <w:numPr>
          <w:ilvl w:val="0"/>
          <w:numId w:val="1"/>
        </w:numPr>
        <w:pBdr>
          <w:top w:space="0" w:sz="0" w:val="nil"/>
          <w:left w:space="0" w:sz="0" w:val="nil"/>
          <w:bottom w:space="0" w:sz="0" w:val="nil"/>
          <w:right w:space="0" w:sz="0" w:val="nil"/>
          <w:between w:space="0" w:sz="0" w:val="nil"/>
        </w:pBdr>
        <w:spacing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Outro:</w:t>
      </w:r>
    </w:p>
    <w:p w:rsidR="00000000" w:rsidDel="00000000" w:rsidP="00000000" w:rsidRDefault="00000000" w:rsidRPr="00000000" w14:paraId="0000021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10</w:t>
      </w:r>
    </w:p>
    <w:p w:rsidR="00000000" w:rsidDel="00000000" w:rsidP="00000000" w:rsidRDefault="00000000" w:rsidRPr="00000000" w14:paraId="0000021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acharia interessante uma rede social para auxiliar nos estudos? </w:t>
      </w:r>
    </w:p>
    <w:p w:rsidR="00000000" w:rsidDel="00000000" w:rsidP="00000000" w:rsidRDefault="00000000" w:rsidRPr="00000000" w14:paraId="0000021F">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Sim, acharia interessante</w:t>
      </w:r>
    </w:p>
    <w:p w:rsidR="00000000" w:rsidDel="00000000" w:rsidP="00000000" w:rsidRDefault="00000000" w:rsidRPr="00000000" w14:paraId="00000220">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Não, não acharia interessante</w:t>
      </w:r>
    </w:p>
    <w:p w:rsidR="00000000" w:rsidDel="00000000" w:rsidP="00000000" w:rsidRDefault="00000000" w:rsidRPr="00000000" w14:paraId="00000221">
      <w:pPr>
        <w:numPr>
          <w:ilvl w:val="0"/>
          <w:numId w:val="1"/>
        </w:numPr>
        <w:pBdr>
          <w:top w:space="0" w:sz="0" w:val="nil"/>
          <w:left w:space="0" w:sz="0" w:val="nil"/>
          <w:bottom w:space="0" w:sz="0" w:val="nil"/>
          <w:right w:space="0" w:sz="0" w:val="nil"/>
          <w:between w:space="0" w:sz="0" w:val="nil"/>
        </w:pBdr>
        <w:spacing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Talvez, depende de como funcionaria</w:t>
      </w:r>
    </w:p>
    <w:p w:rsidR="00000000" w:rsidDel="00000000" w:rsidP="00000000" w:rsidRDefault="00000000" w:rsidRPr="00000000" w14:paraId="0000022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11</w:t>
      </w:r>
    </w:p>
    <w:p w:rsidR="00000000" w:rsidDel="00000000" w:rsidP="00000000" w:rsidRDefault="00000000" w:rsidRPr="00000000" w14:paraId="0000022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acredita que as redes sociais podem ser uma ferramenta útil para melhorar o seu desempenho acadêmico?</w:t>
      </w:r>
    </w:p>
    <w:p w:rsidR="00000000" w:rsidDel="00000000" w:rsidP="00000000" w:rsidRDefault="00000000" w:rsidRPr="00000000" w14:paraId="00000224">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Sim</w:t>
      </w:r>
    </w:p>
    <w:p w:rsidR="00000000" w:rsidDel="00000000" w:rsidP="00000000" w:rsidRDefault="00000000" w:rsidRPr="00000000" w14:paraId="00000225">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Não</w:t>
      </w:r>
    </w:p>
    <w:p w:rsidR="00000000" w:rsidDel="00000000" w:rsidP="00000000" w:rsidRDefault="00000000" w:rsidRPr="00000000" w14:paraId="00000226">
      <w:pPr>
        <w:numPr>
          <w:ilvl w:val="0"/>
          <w:numId w:val="1"/>
        </w:numPr>
        <w:pBdr>
          <w:top w:space="0" w:sz="0" w:val="nil"/>
          <w:left w:space="0" w:sz="0" w:val="nil"/>
          <w:bottom w:space="0" w:sz="0" w:val="nil"/>
          <w:right w:space="0" w:sz="0" w:val="nil"/>
          <w:between w:space="0" w:sz="0" w:val="nil"/>
        </w:pBdr>
        <w:spacing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Talvez</w:t>
      </w:r>
    </w:p>
    <w:p w:rsidR="00000000" w:rsidDel="00000000" w:rsidP="00000000" w:rsidRDefault="00000000" w:rsidRPr="00000000" w14:paraId="0000022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12</w:t>
      </w:r>
    </w:p>
    <w:p w:rsidR="00000000" w:rsidDel="00000000" w:rsidP="00000000" w:rsidRDefault="00000000" w:rsidRPr="00000000" w14:paraId="0000022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já utilizou alguma rede social para buscar dicas de estudos ou matérias de apoio?</w:t>
      </w:r>
    </w:p>
    <w:p w:rsidR="00000000" w:rsidDel="00000000" w:rsidP="00000000" w:rsidRDefault="00000000" w:rsidRPr="00000000" w14:paraId="00000229">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Sim, já utilizei</w:t>
      </w:r>
    </w:p>
    <w:p w:rsidR="00000000" w:rsidDel="00000000" w:rsidP="00000000" w:rsidRDefault="00000000" w:rsidRPr="00000000" w14:paraId="0000022A">
      <w:pPr>
        <w:numPr>
          <w:ilvl w:val="0"/>
          <w:numId w:val="1"/>
        </w:numPr>
        <w:pBdr>
          <w:top w:space="0" w:sz="0" w:val="nil"/>
          <w:left w:space="0" w:sz="0" w:val="nil"/>
          <w:bottom w:space="0" w:sz="0" w:val="nil"/>
          <w:right w:space="0" w:sz="0" w:val="nil"/>
          <w:between w:space="0" w:sz="0" w:val="nil"/>
        </w:pBdr>
        <w:spacing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Não, nunca utilizei</w:t>
      </w:r>
    </w:p>
    <w:p w:rsidR="00000000" w:rsidDel="00000000" w:rsidP="00000000" w:rsidRDefault="00000000" w:rsidRPr="00000000" w14:paraId="0000022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13</w:t>
      </w:r>
    </w:p>
    <w:p w:rsidR="00000000" w:rsidDel="00000000" w:rsidP="00000000" w:rsidRDefault="00000000" w:rsidRPr="00000000" w14:paraId="0000022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já teve alguma experiência positiva de aprendizado em redes sociais?</w:t>
      </w:r>
    </w:p>
    <w:p w:rsidR="00000000" w:rsidDel="00000000" w:rsidP="00000000" w:rsidRDefault="00000000" w:rsidRPr="00000000" w14:paraId="0000022D">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Sim</w:t>
      </w:r>
    </w:p>
    <w:p w:rsidR="00000000" w:rsidDel="00000000" w:rsidP="00000000" w:rsidRDefault="00000000" w:rsidRPr="00000000" w14:paraId="0000022E">
      <w:pPr>
        <w:numPr>
          <w:ilvl w:val="0"/>
          <w:numId w:val="1"/>
        </w:numPr>
        <w:pBdr>
          <w:top w:space="0" w:sz="0" w:val="nil"/>
          <w:left w:space="0" w:sz="0" w:val="nil"/>
          <w:bottom w:space="0" w:sz="0" w:val="nil"/>
          <w:right w:space="0" w:sz="0" w:val="nil"/>
          <w:between w:space="0" w:sz="0" w:val="nil"/>
        </w:pBdr>
        <w:spacing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Não</w:t>
      </w:r>
    </w:p>
    <w:p w:rsidR="00000000" w:rsidDel="00000000" w:rsidP="00000000" w:rsidRDefault="00000000" w:rsidRPr="00000000" w14:paraId="0000022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14</w:t>
      </w:r>
    </w:p>
    <w:p w:rsidR="00000000" w:rsidDel="00000000" w:rsidP="00000000" w:rsidRDefault="00000000" w:rsidRPr="00000000" w14:paraId="0000023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já está inserido no mercado de trabalho?</w:t>
      </w:r>
    </w:p>
    <w:p w:rsidR="00000000" w:rsidDel="00000000" w:rsidP="00000000" w:rsidRDefault="00000000" w:rsidRPr="00000000" w14:paraId="00000231">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Sim</w:t>
      </w:r>
    </w:p>
    <w:p w:rsidR="00000000" w:rsidDel="00000000" w:rsidP="00000000" w:rsidRDefault="00000000" w:rsidRPr="00000000" w14:paraId="00000232">
      <w:pPr>
        <w:numPr>
          <w:ilvl w:val="0"/>
          <w:numId w:val="1"/>
        </w:numPr>
        <w:pBdr>
          <w:top w:space="0" w:sz="0" w:val="nil"/>
          <w:left w:space="0" w:sz="0" w:val="nil"/>
          <w:bottom w:space="0" w:sz="0" w:val="nil"/>
          <w:right w:space="0" w:sz="0" w:val="nil"/>
          <w:between w:space="0" w:sz="0" w:val="nil"/>
        </w:pBdr>
        <w:spacing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Não</w:t>
      </w:r>
    </w:p>
    <w:p w:rsidR="00000000" w:rsidDel="00000000" w:rsidP="00000000" w:rsidRDefault="00000000" w:rsidRPr="00000000" w14:paraId="0000023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15</w:t>
      </w:r>
    </w:p>
    <w:p w:rsidR="00000000" w:rsidDel="00000000" w:rsidP="00000000" w:rsidRDefault="00000000" w:rsidRPr="00000000" w14:paraId="0000023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acha as redes sociais também podem contribuir para sua formação profissional?</w:t>
      </w:r>
    </w:p>
    <w:p w:rsidR="00000000" w:rsidDel="00000000" w:rsidP="00000000" w:rsidRDefault="00000000" w:rsidRPr="00000000" w14:paraId="00000235">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Sim</w:t>
      </w:r>
    </w:p>
    <w:p w:rsidR="00000000" w:rsidDel="00000000" w:rsidP="00000000" w:rsidRDefault="00000000" w:rsidRPr="00000000" w14:paraId="00000236">
      <w:pPr>
        <w:numPr>
          <w:ilvl w:val="0"/>
          <w:numId w:val="1"/>
        </w:numPr>
        <w:pBdr>
          <w:top w:space="0" w:sz="0" w:val="nil"/>
          <w:left w:space="0" w:sz="0" w:val="nil"/>
          <w:bottom w:space="0" w:sz="0" w:val="nil"/>
          <w:right w:space="0" w:sz="0" w:val="nil"/>
          <w:between w:space="0" w:sz="0" w:val="nil"/>
        </w:pBdr>
        <w:spacing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Não</w:t>
      </w:r>
    </w:p>
    <w:p w:rsidR="00000000" w:rsidDel="00000000" w:rsidP="00000000" w:rsidRDefault="00000000" w:rsidRPr="00000000" w14:paraId="0000023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16</w:t>
      </w:r>
    </w:p>
    <w:p w:rsidR="00000000" w:rsidDel="00000000" w:rsidP="00000000" w:rsidRDefault="00000000" w:rsidRPr="00000000" w14:paraId="0000023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Já utilizou alguma rede social para te ajudar na sua formação profissional?</w:t>
      </w:r>
    </w:p>
    <w:p w:rsidR="00000000" w:rsidDel="00000000" w:rsidP="00000000" w:rsidRDefault="00000000" w:rsidRPr="00000000" w14:paraId="00000239">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Sim, já utilizei</w:t>
      </w:r>
    </w:p>
    <w:p w:rsidR="00000000" w:rsidDel="00000000" w:rsidP="00000000" w:rsidRDefault="00000000" w:rsidRPr="00000000" w14:paraId="0000023A">
      <w:pPr>
        <w:numPr>
          <w:ilvl w:val="0"/>
          <w:numId w:val="1"/>
        </w:numPr>
        <w:pBdr>
          <w:top w:space="0" w:sz="0" w:val="nil"/>
          <w:left w:space="0" w:sz="0" w:val="nil"/>
          <w:bottom w:space="0" w:sz="0" w:val="nil"/>
          <w:right w:space="0" w:sz="0" w:val="nil"/>
          <w:between w:space="0" w:sz="0" w:val="nil"/>
        </w:pBdr>
        <w:spacing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Não, nunca utilizei</w:t>
      </w:r>
    </w:p>
    <w:p w:rsidR="00000000" w:rsidDel="00000000" w:rsidP="00000000" w:rsidRDefault="00000000" w:rsidRPr="00000000" w14:paraId="0000023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17</w:t>
      </w:r>
    </w:p>
    <w:p w:rsidR="00000000" w:rsidDel="00000000" w:rsidP="00000000" w:rsidRDefault="00000000" w:rsidRPr="00000000" w14:paraId="0000023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Quais redes sociais você já utilizou para te ajudar na sua formação profissional?</w:t>
      </w:r>
    </w:p>
    <w:p w:rsidR="00000000" w:rsidDel="00000000" w:rsidP="00000000" w:rsidRDefault="00000000" w:rsidRPr="00000000" w14:paraId="0000023D">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Linkedin</w:t>
      </w:r>
    </w:p>
    <w:p w:rsidR="00000000" w:rsidDel="00000000" w:rsidP="00000000" w:rsidRDefault="00000000" w:rsidRPr="00000000" w14:paraId="0000023E">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Facebook</w:t>
      </w:r>
    </w:p>
    <w:p w:rsidR="00000000" w:rsidDel="00000000" w:rsidP="00000000" w:rsidRDefault="00000000" w:rsidRPr="00000000" w14:paraId="0000023F">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Quora</w:t>
      </w:r>
    </w:p>
    <w:p w:rsidR="00000000" w:rsidDel="00000000" w:rsidP="00000000" w:rsidRDefault="00000000" w:rsidRPr="00000000" w14:paraId="00000240">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Medium</w:t>
      </w:r>
    </w:p>
    <w:p w:rsidR="00000000" w:rsidDel="00000000" w:rsidP="00000000" w:rsidRDefault="00000000" w:rsidRPr="00000000" w14:paraId="00000241">
      <w:pPr>
        <w:numPr>
          <w:ilvl w:val="0"/>
          <w:numId w:val="1"/>
        </w:numPr>
        <w:pBdr>
          <w:top w:space="0" w:sz="0" w:val="nil"/>
          <w:left w:space="0" w:sz="0" w:val="nil"/>
          <w:bottom w:space="0" w:sz="0" w:val="nil"/>
          <w:right w:space="0" w:sz="0" w:val="nil"/>
          <w:between w:space="0" w:sz="0" w:val="nil"/>
        </w:pBdr>
        <w:spacing w:after="0"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Nunca utilizei</w:t>
      </w:r>
    </w:p>
    <w:p w:rsidR="00000000" w:rsidDel="00000000" w:rsidP="00000000" w:rsidRDefault="00000000" w:rsidRPr="00000000" w14:paraId="00000242">
      <w:pPr>
        <w:numPr>
          <w:ilvl w:val="0"/>
          <w:numId w:val="1"/>
        </w:numPr>
        <w:pBdr>
          <w:top w:space="0" w:sz="0" w:val="nil"/>
          <w:left w:space="0" w:sz="0" w:val="nil"/>
          <w:bottom w:space="0" w:sz="0" w:val="nil"/>
          <w:right w:space="0" w:sz="0" w:val="nil"/>
          <w:between w:space="0" w:sz="0" w:val="nil"/>
        </w:pBdr>
        <w:spacing w:line="360" w:lineRule="auto"/>
        <w:ind w:left="426" w:hanging="42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Outro:</w:t>
      </w:r>
    </w:p>
    <w:p w:rsidR="00000000" w:rsidDel="00000000" w:rsidP="00000000" w:rsidRDefault="00000000" w:rsidRPr="00000000" w14:paraId="0000024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18</w:t>
      </w:r>
    </w:p>
    <w:p w:rsidR="00000000" w:rsidDel="00000000" w:rsidP="00000000" w:rsidRDefault="00000000" w:rsidRPr="00000000" w14:paraId="0000024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Quais funcionalidades você acha que não pode faltar em uma rede social para ajudar te nos estudos?</w:t>
      </w:r>
    </w:p>
    <w:p w:rsidR="00000000" w:rsidDel="00000000" w:rsidP="00000000" w:rsidRDefault="00000000" w:rsidRPr="00000000" w14:paraId="0000024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19</w:t>
      </w:r>
    </w:p>
    <w:p w:rsidR="00000000" w:rsidDel="00000000" w:rsidP="00000000" w:rsidRDefault="00000000" w:rsidRPr="00000000" w14:paraId="0000024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Quais informações dos alunos você acha importante compartilhar em uma rede social para estudante?</w:t>
      </w:r>
    </w:p>
    <w:p w:rsidR="00000000" w:rsidDel="00000000" w:rsidP="00000000" w:rsidRDefault="00000000" w:rsidRPr="00000000" w14:paraId="0000024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20</w:t>
      </w:r>
    </w:p>
    <w:p w:rsidR="00000000" w:rsidDel="00000000" w:rsidP="00000000" w:rsidRDefault="00000000" w:rsidRPr="00000000" w14:paraId="00000248">
      <w:pPr>
        <w:spacing w:line="360" w:lineRule="auto"/>
        <w:rPr>
          <w:rFonts w:ascii="Arial" w:cs="Arial" w:eastAsia="Arial" w:hAnsi="Arial"/>
          <w:sz w:val="24"/>
          <w:szCs w:val="24"/>
        </w:rPr>
        <w:sectPr>
          <w:type w:val="nextPage"/>
          <w:pgSz w:h="16838" w:w="11906" w:orient="portrait"/>
          <w:pgMar w:bottom="1134" w:top="1701" w:left="1701" w:right="1134" w:header="708" w:footer="708"/>
        </w:sectPr>
      </w:pPr>
      <w:r w:rsidDel="00000000" w:rsidR="00000000" w:rsidRPr="00000000">
        <w:rPr>
          <w:rFonts w:ascii="Arial" w:cs="Arial" w:eastAsia="Arial" w:hAnsi="Arial"/>
          <w:sz w:val="24"/>
          <w:szCs w:val="24"/>
          <w:rtl w:val="0"/>
        </w:rPr>
        <w:t xml:space="preserve">Você sentiu falta de alguma questão que não foi abordada neste formulário? Por favor, compartilhe conosco </w:t>
      </w:r>
    </w:p>
    <w:p w:rsidR="00000000" w:rsidDel="00000000" w:rsidP="00000000" w:rsidRDefault="00000000" w:rsidRPr="00000000" w14:paraId="00000249">
      <w:pPr>
        <w:pStyle w:val="Heading1"/>
        <w:rPr>
          <w:b w:val="0"/>
        </w:rPr>
      </w:pPr>
      <w:bookmarkStart w:colFirst="0" w:colLast="0" w:name="_heading=h.2zbgiuw" w:id="39"/>
      <w:bookmarkEnd w:id="39"/>
      <w:r w:rsidDel="00000000" w:rsidR="00000000" w:rsidRPr="00000000">
        <w:rPr>
          <w:rtl w:val="0"/>
        </w:rPr>
        <w:t xml:space="preserve">APÊNDICE D – </w:t>
      </w:r>
      <w:r w:rsidDel="00000000" w:rsidR="00000000" w:rsidRPr="00000000">
        <w:rPr>
          <w:b w:val="0"/>
          <w:rtl w:val="0"/>
        </w:rPr>
        <w:t xml:space="preserve">Requisitos</w:t>
      </w:r>
    </w:p>
    <w:p w:rsidR="00000000" w:rsidDel="00000000" w:rsidP="00000000" w:rsidRDefault="00000000" w:rsidRPr="00000000" w14:paraId="0000024A">
      <w:pPr>
        <w:spacing w:line="360" w:lineRule="auto"/>
        <w:jc w:val="both"/>
        <w:rPr>
          <w:rFonts w:ascii="Arial" w:cs="Arial" w:eastAsia="Arial" w:hAnsi="Arial"/>
          <w:b w:val="1"/>
          <w:sz w:val="24"/>
          <w:szCs w:val="24"/>
        </w:rPr>
      </w:pPr>
      <w:sdt>
        <w:sdtPr>
          <w:tag w:val="goog_rdk_60"/>
        </w:sdtPr>
        <w:sdtContent>
          <w:commentRangeStart w:id="48"/>
        </w:sdtContent>
      </w:sdt>
      <w:r w:rsidDel="00000000" w:rsidR="00000000" w:rsidRPr="00000000">
        <w:rPr>
          <w:rFonts w:ascii="Arial" w:cs="Arial" w:eastAsia="Arial" w:hAnsi="Arial"/>
          <w:b w:val="1"/>
          <w:sz w:val="24"/>
          <w:szCs w:val="24"/>
          <w:rtl w:val="0"/>
        </w:rPr>
        <w:t xml:space="preserve">Requisitos Funcionais</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4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[RF001]</w:t>
      </w:r>
      <w:r w:rsidDel="00000000" w:rsidR="00000000" w:rsidRPr="00000000">
        <w:rPr>
          <w:rFonts w:ascii="Arial" w:cs="Arial" w:eastAsia="Arial" w:hAnsi="Arial"/>
          <w:sz w:val="24"/>
          <w:szCs w:val="24"/>
          <w:rtl w:val="0"/>
        </w:rPr>
        <w:t xml:space="preserve"> - Prover tela para cadastro de usuário</w:t>
      </w:r>
    </w:p>
    <w:p w:rsidR="00000000" w:rsidDel="00000000" w:rsidP="00000000" w:rsidRDefault="00000000" w:rsidRPr="00000000" w14:paraId="0000024C">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Prioridade:</w:t>
      </w:r>
      <w:r w:rsidDel="00000000" w:rsidR="00000000" w:rsidRPr="00000000">
        <w:rPr>
          <w:rFonts w:ascii="Arial" w:cs="Arial" w:eastAsia="Arial" w:hAnsi="Arial"/>
          <w:sz w:val="24"/>
          <w:szCs w:val="24"/>
          <w:rtl w:val="0"/>
        </w:rPr>
        <w:t xml:space="preserve"> Alta</w:t>
      </w:r>
    </w:p>
    <w:p w:rsidR="00000000" w:rsidDel="00000000" w:rsidP="00000000" w:rsidRDefault="00000000" w:rsidRPr="00000000" w14:paraId="0000024D">
      <w:pPr>
        <w:spacing w:after="36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Descrição:</w:t>
      </w:r>
      <w:r w:rsidDel="00000000" w:rsidR="00000000" w:rsidRPr="00000000">
        <w:rPr>
          <w:rFonts w:ascii="Arial" w:cs="Arial" w:eastAsia="Arial" w:hAnsi="Arial"/>
          <w:sz w:val="24"/>
          <w:szCs w:val="24"/>
          <w:rtl w:val="0"/>
        </w:rPr>
        <w:t xml:space="preserve"> Usuários registram para usarem a aplicação. Os campos para o formulário são:  nome, Email, senha. Estes campos são obrigatórios.</w:t>
      </w:r>
    </w:p>
    <w:p w:rsidR="00000000" w:rsidDel="00000000" w:rsidP="00000000" w:rsidRDefault="00000000" w:rsidRPr="00000000" w14:paraId="0000024E">
      <w:pPr>
        <w:spacing w:line="360" w:lineRule="auto"/>
        <w:jc w:val="both"/>
        <w:rPr>
          <w:rFonts w:ascii="Arial" w:cs="Arial" w:eastAsia="Arial" w:hAnsi="Arial"/>
          <w:sz w:val="24"/>
          <w:szCs w:val="24"/>
        </w:rPr>
      </w:pPr>
      <w:sdt>
        <w:sdtPr>
          <w:tag w:val="goog_rdk_61"/>
        </w:sdtPr>
        <w:sdtContent>
          <w:commentRangeStart w:id="49"/>
        </w:sdtContent>
      </w:sdt>
      <w:r w:rsidDel="00000000" w:rsidR="00000000" w:rsidRPr="00000000">
        <w:rPr>
          <w:rFonts w:ascii="Arial" w:cs="Arial" w:eastAsia="Arial" w:hAnsi="Arial"/>
          <w:sz w:val="24"/>
          <w:szCs w:val="24"/>
          <w:rtl w:val="0"/>
        </w:rPr>
        <w:t xml:space="preserve">[RF002] - Prover chat individual e grupal;</w:t>
      </w:r>
    </w:p>
    <w:p w:rsidR="00000000" w:rsidDel="00000000" w:rsidP="00000000" w:rsidRDefault="00000000" w:rsidRPr="00000000" w14:paraId="0000024F">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50">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Cada usuário terá um chat para conversa com outro usuário (chat individual), assim como um chat para um conjunto de usuários (chat grupal). O acesso será disponibilizado através de ícones que indicam os chats individuais ou grupais. </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5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[RF003] - Compartilhar informação - Usuário &lt;-&gt; Usuário;</w:t>
      </w:r>
    </w:p>
    <w:p w:rsidR="00000000" w:rsidDel="00000000" w:rsidP="00000000" w:rsidRDefault="00000000" w:rsidRPr="00000000" w14:paraId="00000252">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53">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Usuário poderá compartilhar informações com outros. O compartilhamento será disponibilizado por meio de um ícone, o qual se localizará na parte inferior esquerda da barra de mensagens.</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25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[RF004] - Prover registro de mensagens;</w:t>
      </w:r>
    </w:p>
    <w:p w:rsidR="00000000" w:rsidDel="00000000" w:rsidP="00000000" w:rsidRDefault="00000000" w:rsidRPr="00000000" w14:paraId="00000255">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56">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As mensagens enviadas e recebidas ficarão salvas no chat individual e/ou grupal.    </w:t>
      </w:r>
    </w:p>
    <w:p w:rsidR="00000000" w:rsidDel="00000000" w:rsidP="00000000" w:rsidRDefault="00000000" w:rsidRPr="00000000" w14:paraId="0000025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[RF005] </w:t>
      </w:r>
      <w:sdt>
        <w:sdtPr>
          <w:tag w:val="goog_rdk_62"/>
        </w:sdtPr>
        <w:sdtContent>
          <w:del w:author="PAULO ROGÉRIO NEVES DE OLIVEIRA" w:id="9" w:date="2023-09-02T22:36:00Z">
            <w:r w:rsidDel="00000000" w:rsidR="00000000" w:rsidRPr="00000000">
              <w:rPr>
                <w:rFonts w:ascii="Arial" w:cs="Arial" w:eastAsia="Arial" w:hAnsi="Arial"/>
                <w:sz w:val="24"/>
                <w:szCs w:val="24"/>
                <w:rtl w:val="0"/>
              </w:rPr>
              <w:delText xml:space="preserve">-</w:delText>
            </w:r>
          </w:del>
        </w:sdtContent>
      </w:sdt>
      <w:sdt>
        <w:sdtPr>
          <w:tag w:val="goog_rdk_63"/>
        </w:sdtPr>
        <w:sdtContent>
          <w:ins w:author="PAULO ROGÉRIO NEVES DE OLIVEIRA" w:id="9" w:date="2023-09-02T22:36:00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w:t>
      </w:r>
      <w:sdt>
        <w:sdtPr>
          <w:tag w:val="goog_rdk_64"/>
        </w:sdtPr>
        <w:sdtContent>
          <w:ins w:author="PAULO ROGÉRIO NEVES DE OLIVEIRA" w:id="10" w:date="2023-09-02T22:36:00Z">
            <w:r w:rsidDel="00000000" w:rsidR="00000000" w:rsidRPr="00000000">
              <w:rPr>
                <w:rFonts w:ascii="Arial" w:cs="Arial" w:eastAsia="Arial" w:hAnsi="Arial"/>
                <w:sz w:val="24"/>
                <w:szCs w:val="24"/>
                <w:rtl w:val="0"/>
              </w:rPr>
              <w:t xml:space="preserve">Prover </w:t>
            </w:r>
          </w:ins>
        </w:sdtContent>
      </w:sdt>
      <w:r w:rsidDel="00000000" w:rsidR="00000000" w:rsidRPr="00000000">
        <w:rPr>
          <w:rFonts w:ascii="Arial" w:cs="Arial" w:eastAsia="Arial" w:hAnsi="Arial"/>
          <w:sz w:val="24"/>
          <w:szCs w:val="24"/>
          <w:rtl w:val="0"/>
        </w:rPr>
        <w:t xml:space="preserve">Funcionalidade de notificações;</w:t>
      </w:r>
    </w:p>
    <w:p w:rsidR="00000000" w:rsidDel="00000000" w:rsidP="00000000" w:rsidRDefault="00000000" w:rsidRPr="00000000" w14:paraId="00000258">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59">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O usuário receberá notificações quando algum novo evento acontecer (Alguém postar algo, curtir alguma publicação, dentre outros).</w:t>
      </w:r>
    </w:p>
    <w:p w:rsidR="00000000" w:rsidDel="00000000" w:rsidP="00000000" w:rsidRDefault="00000000" w:rsidRPr="00000000" w14:paraId="0000025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[RF006] - Prover envio de conteúdo/post para grupos, classes e conversas;</w:t>
      </w:r>
    </w:p>
    <w:p w:rsidR="00000000" w:rsidDel="00000000" w:rsidP="00000000" w:rsidRDefault="00000000" w:rsidRPr="00000000" w14:paraId="0000025B">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5C">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o usuário poderá postar e visualizar outros posts.  </w:t>
      </w:r>
    </w:p>
    <w:p w:rsidR="00000000" w:rsidDel="00000000" w:rsidP="00000000" w:rsidRDefault="00000000" w:rsidRPr="00000000" w14:paraId="0000025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[RF007] </w:t>
      </w:r>
      <w:sdt>
        <w:sdtPr>
          <w:tag w:val="goog_rdk_65"/>
        </w:sdtPr>
        <w:sdtContent>
          <w:del w:author="PAULO ROGÉRIO NEVES DE OLIVEIRA" w:id="11" w:date="2023-09-02T22:36:00Z">
            <w:r w:rsidDel="00000000" w:rsidR="00000000" w:rsidRPr="00000000">
              <w:rPr>
                <w:rFonts w:ascii="Arial" w:cs="Arial" w:eastAsia="Arial" w:hAnsi="Arial"/>
                <w:sz w:val="24"/>
                <w:szCs w:val="24"/>
                <w:rtl w:val="0"/>
              </w:rPr>
              <w:delText xml:space="preserve">-</w:delText>
            </w:r>
          </w:del>
        </w:sdtContent>
      </w:sdt>
      <w:sdt>
        <w:sdtPr>
          <w:tag w:val="goog_rdk_66"/>
        </w:sdtPr>
        <w:sdtContent>
          <w:ins w:author="PAULO ROGÉRIO NEVES DE OLIVEIRA" w:id="11" w:date="2023-09-02T22:36:00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w:t>
      </w:r>
      <w:sdt>
        <w:sdtPr>
          <w:tag w:val="goog_rdk_67"/>
        </w:sdtPr>
        <w:sdtContent>
          <w:ins w:author="PAULO ROGÉRIO NEVES DE OLIVEIRA" w:id="12" w:date="2023-09-02T22:36:00Z">
            <w:r w:rsidDel="00000000" w:rsidR="00000000" w:rsidRPr="00000000">
              <w:rPr>
                <w:rFonts w:ascii="Arial" w:cs="Arial" w:eastAsia="Arial" w:hAnsi="Arial"/>
                <w:sz w:val="24"/>
                <w:szCs w:val="24"/>
                <w:rtl w:val="0"/>
              </w:rPr>
              <w:t xml:space="preserve">Prover </w:t>
            </w:r>
          </w:ins>
        </w:sdtContent>
      </w:sdt>
      <w:r w:rsidDel="00000000" w:rsidR="00000000" w:rsidRPr="00000000">
        <w:rPr>
          <w:rFonts w:ascii="Arial" w:cs="Arial" w:eastAsia="Arial" w:hAnsi="Arial"/>
          <w:sz w:val="24"/>
          <w:szCs w:val="24"/>
          <w:rtl w:val="0"/>
        </w:rPr>
        <w:t xml:space="preserve">Criação de grupos;</w:t>
      </w:r>
    </w:p>
    <w:p w:rsidR="00000000" w:rsidDel="00000000" w:rsidP="00000000" w:rsidRDefault="00000000" w:rsidRPr="00000000" w14:paraId="0000025E">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5F">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o usuário poderá criar grupos com outros usuários.   </w:t>
      </w:r>
    </w:p>
    <w:p w:rsidR="00000000" w:rsidDel="00000000" w:rsidP="00000000" w:rsidRDefault="00000000" w:rsidRPr="00000000" w14:paraId="0000026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[RF008] </w:t>
      </w:r>
      <w:sdt>
        <w:sdtPr>
          <w:tag w:val="goog_rdk_68"/>
        </w:sdtPr>
        <w:sdtContent>
          <w:del w:author="PAULO ROGÉRIO NEVES DE OLIVEIRA" w:id="13" w:date="2023-09-02T22:36:00Z">
            <w:r w:rsidDel="00000000" w:rsidR="00000000" w:rsidRPr="00000000">
              <w:rPr>
                <w:rFonts w:ascii="Arial" w:cs="Arial" w:eastAsia="Arial" w:hAnsi="Arial"/>
                <w:sz w:val="24"/>
                <w:szCs w:val="24"/>
                <w:rtl w:val="0"/>
              </w:rPr>
              <w:delText xml:space="preserve">-</w:delText>
            </w:r>
          </w:del>
        </w:sdtContent>
      </w:sdt>
      <w:sdt>
        <w:sdtPr>
          <w:tag w:val="goog_rdk_69"/>
        </w:sdtPr>
        <w:sdtContent>
          <w:ins w:author="PAULO ROGÉRIO NEVES DE OLIVEIRA" w:id="13" w:date="2023-09-02T22:36:00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w:t>
      </w:r>
      <w:sdt>
        <w:sdtPr>
          <w:tag w:val="goog_rdk_70"/>
        </w:sdtPr>
        <w:sdtContent>
          <w:ins w:author="PAULO ROGÉRIO NEVES DE OLIVEIRA" w:id="14" w:date="2023-09-02T22:36:00Z">
            <w:r w:rsidDel="00000000" w:rsidR="00000000" w:rsidRPr="00000000">
              <w:rPr>
                <w:rFonts w:ascii="Arial" w:cs="Arial" w:eastAsia="Arial" w:hAnsi="Arial"/>
                <w:sz w:val="24"/>
                <w:szCs w:val="24"/>
                <w:rtl w:val="0"/>
              </w:rPr>
              <w:t xml:space="preserve">Prover </w:t>
            </w:r>
          </w:ins>
        </w:sdtContent>
      </w:sdt>
      <w:r w:rsidDel="00000000" w:rsidR="00000000" w:rsidRPr="00000000">
        <w:rPr>
          <w:rFonts w:ascii="Arial" w:cs="Arial" w:eastAsia="Arial" w:hAnsi="Arial"/>
          <w:sz w:val="24"/>
          <w:szCs w:val="24"/>
          <w:rtl w:val="0"/>
        </w:rPr>
        <w:t xml:space="preserve">Área de pesquisa / procura;</w:t>
      </w:r>
    </w:p>
    <w:p w:rsidR="00000000" w:rsidDel="00000000" w:rsidP="00000000" w:rsidRDefault="00000000" w:rsidRPr="00000000" w14:paraId="00000261">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62">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área onde o usuário poderá procurar uma informação específica.</w:t>
      </w:r>
    </w:p>
    <w:p w:rsidR="00000000" w:rsidDel="00000000" w:rsidP="00000000" w:rsidRDefault="00000000" w:rsidRPr="00000000" w14:paraId="0000026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[RF009] - Prover tela de perfil com as informações do usuário;</w:t>
      </w:r>
    </w:p>
    <w:p w:rsidR="00000000" w:rsidDel="00000000" w:rsidP="00000000" w:rsidRDefault="00000000" w:rsidRPr="00000000" w14:paraId="00000264">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65">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Tela onde terá todas as informações do usuário (foto de perfil, grupos, publicações feitas, biografia etc.).   </w:t>
      </w:r>
    </w:p>
    <w:p w:rsidR="00000000" w:rsidDel="00000000" w:rsidP="00000000" w:rsidRDefault="00000000" w:rsidRPr="00000000" w14:paraId="0000026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[RF010] - Prover sistema de feed;</w:t>
      </w:r>
    </w:p>
    <w:p w:rsidR="00000000" w:rsidDel="00000000" w:rsidP="00000000" w:rsidRDefault="00000000" w:rsidRPr="00000000" w14:paraId="00000267">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68">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Tela principal onde o usuário terá publicações feitas por outros.    </w:t>
      </w:r>
    </w:p>
    <w:p w:rsidR="00000000" w:rsidDel="00000000" w:rsidP="00000000" w:rsidRDefault="00000000" w:rsidRPr="00000000" w14:paraId="0000026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[RF011] </w:t>
      </w:r>
      <w:sdt>
        <w:sdtPr>
          <w:tag w:val="goog_rdk_71"/>
        </w:sdtPr>
        <w:sdtContent>
          <w:del w:author="PAULO ROGÉRIO NEVES DE OLIVEIRA" w:id="15" w:date="2023-09-02T22:36:00Z">
            <w:r w:rsidDel="00000000" w:rsidR="00000000" w:rsidRPr="00000000">
              <w:rPr>
                <w:rFonts w:ascii="Arial" w:cs="Arial" w:eastAsia="Arial" w:hAnsi="Arial"/>
                <w:sz w:val="24"/>
                <w:szCs w:val="24"/>
                <w:rtl w:val="0"/>
              </w:rPr>
              <w:delText xml:space="preserve">-</w:delText>
            </w:r>
          </w:del>
        </w:sdtContent>
      </w:sdt>
      <w:sdt>
        <w:sdtPr>
          <w:tag w:val="goog_rdk_72"/>
        </w:sdtPr>
        <w:sdtContent>
          <w:ins w:author="PAULO ROGÉRIO NEVES DE OLIVEIRA" w:id="15" w:date="2023-09-02T22:36:00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w:t>
      </w:r>
      <w:sdt>
        <w:sdtPr>
          <w:tag w:val="goog_rdk_73"/>
        </w:sdtPr>
        <w:sdtContent>
          <w:ins w:author="PAULO ROGÉRIO NEVES DE OLIVEIRA" w:id="16" w:date="2023-09-02T22:36:00Z">
            <w:r w:rsidDel="00000000" w:rsidR="00000000" w:rsidRPr="00000000">
              <w:rPr>
                <w:rFonts w:ascii="Arial" w:cs="Arial" w:eastAsia="Arial" w:hAnsi="Arial"/>
                <w:sz w:val="24"/>
                <w:szCs w:val="24"/>
                <w:rtl w:val="0"/>
              </w:rPr>
              <w:t xml:space="preserve">Prover interface (botão, menu) para </w:t>
            </w:r>
          </w:ins>
        </w:sdtContent>
      </w:sdt>
      <w:r w:rsidDel="00000000" w:rsidR="00000000" w:rsidRPr="00000000">
        <w:rPr>
          <w:rFonts w:ascii="Arial" w:cs="Arial" w:eastAsia="Arial" w:hAnsi="Arial"/>
          <w:sz w:val="24"/>
          <w:szCs w:val="24"/>
          <w:rtl w:val="0"/>
        </w:rPr>
        <w:t xml:space="preserve">Permitir que o usuário se conecte com amigos e sigam outros usuários;</w:t>
      </w:r>
    </w:p>
    <w:p w:rsidR="00000000" w:rsidDel="00000000" w:rsidP="00000000" w:rsidRDefault="00000000" w:rsidRPr="00000000" w14:paraId="0000026A">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6B">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O usuário poderá se conectar através do recurso “Seguir”.    </w:t>
      </w:r>
    </w:p>
    <w:p w:rsidR="00000000" w:rsidDel="00000000" w:rsidP="00000000" w:rsidRDefault="00000000" w:rsidRPr="00000000" w14:paraId="0000026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[RF012] - Prover tela de Materiais;</w:t>
      </w:r>
    </w:p>
    <w:p w:rsidR="00000000" w:rsidDel="00000000" w:rsidP="00000000" w:rsidRDefault="00000000" w:rsidRPr="00000000" w14:paraId="0000026D">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Baixa;</w:t>
      </w:r>
    </w:p>
    <w:p w:rsidR="00000000" w:rsidDel="00000000" w:rsidP="00000000" w:rsidRDefault="00000000" w:rsidRPr="00000000" w14:paraId="0000026E">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Tela onde mostrará todos os materiais provindos de Classes, como arquivos, PDFs, E-books etc.    </w:t>
      </w:r>
    </w:p>
    <w:p w:rsidR="00000000" w:rsidDel="00000000" w:rsidP="00000000" w:rsidRDefault="00000000" w:rsidRPr="00000000" w14:paraId="0000026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[RF013] - Prover tela de salvos/favoritos;</w:t>
      </w:r>
    </w:p>
    <w:p w:rsidR="00000000" w:rsidDel="00000000" w:rsidP="00000000" w:rsidRDefault="00000000" w:rsidRPr="00000000" w14:paraId="00000270">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71">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Tela onde mostrará publicações e mídias salvas pelo usuário.    </w:t>
      </w:r>
    </w:p>
    <w:p w:rsidR="00000000" w:rsidDel="00000000" w:rsidP="00000000" w:rsidRDefault="00000000" w:rsidRPr="00000000" w14:paraId="0000027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[RF014] - Prover botão de gostar e sua função;</w:t>
      </w:r>
    </w:p>
    <w:p w:rsidR="00000000" w:rsidDel="00000000" w:rsidP="00000000" w:rsidRDefault="00000000" w:rsidRPr="00000000" w14:paraId="00000273">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74">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Botão em formato de coração (simbolizando “Gostei”) que o usuário poderá clicar para mostrar que gostou de tal publicação.    </w:t>
      </w:r>
    </w:p>
    <w:p w:rsidR="00000000" w:rsidDel="00000000" w:rsidP="00000000" w:rsidRDefault="00000000" w:rsidRPr="00000000" w14:paraId="0000027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[RF015] - Prover botão de compartilhar e sua função;</w:t>
      </w:r>
    </w:p>
    <w:p w:rsidR="00000000" w:rsidDel="00000000" w:rsidP="00000000" w:rsidRDefault="00000000" w:rsidRPr="00000000" w14:paraId="00000276">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77">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Botão em formato de seta (Simbolizando “Enviar”) que o usuário poderá clicar para compartilhar uma publicação/informação    </w:t>
      </w:r>
    </w:p>
    <w:p w:rsidR="00000000" w:rsidDel="00000000" w:rsidP="00000000" w:rsidRDefault="00000000" w:rsidRPr="00000000" w14:paraId="0000027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[RF016] - Prover aba de comentar</w:t>
      </w:r>
    </w:p>
    <w:p w:rsidR="00000000" w:rsidDel="00000000" w:rsidP="00000000" w:rsidRDefault="00000000" w:rsidRPr="00000000" w14:paraId="00000279">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7A">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Aba que permitirá o usuário comentar em publicações próprias e de outros usuários.  </w:t>
      </w:r>
    </w:p>
    <w:p w:rsidR="00000000" w:rsidDel="00000000" w:rsidP="00000000" w:rsidRDefault="00000000" w:rsidRPr="00000000" w14:paraId="0000027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[RF017] - Prover botão de upload e Emojis na barra de comentários;</w:t>
      </w:r>
    </w:p>
    <w:p w:rsidR="00000000" w:rsidDel="00000000" w:rsidP="00000000" w:rsidRDefault="00000000" w:rsidRPr="00000000" w14:paraId="0000027C">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Baixa;</w:t>
      </w:r>
    </w:p>
    <w:p w:rsidR="00000000" w:rsidDel="00000000" w:rsidP="00000000" w:rsidRDefault="00000000" w:rsidRPr="00000000" w14:paraId="0000027D">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Botão que abre um menu </w:t>
      </w:r>
    </w:p>
    <w:p w:rsidR="00000000" w:rsidDel="00000000" w:rsidP="00000000" w:rsidRDefault="00000000" w:rsidRPr="00000000" w14:paraId="0000027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[RF018] - Prover botão para publicar;</w:t>
      </w:r>
    </w:p>
    <w:p w:rsidR="00000000" w:rsidDel="00000000" w:rsidP="00000000" w:rsidRDefault="00000000" w:rsidRPr="00000000" w14:paraId="0000027F">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80">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Botão que executa uma função que publica o conteúdo que o usuário especificar.</w:t>
      </w:r>
    </w:p>
    <w:p w:rsidR="00000000" w:rsidDel="00000000" w:rsidP="00000000" w:rsidRDefault="00000000" w:rsidRPr="00000000" w14:paraId="0000028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[RF019] - Prover área e tela de notícias;</w:t>
      </w:r>
    </w:p>
    <w:p w:rsidR="00000000" w:rsidDel="00000000" w:rsidP="00000000" w:rsidRDefault="00000000" w:rsidRPr="00000000" w14:paraId="00000282">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Baixa;</w:t>
      </w:r>
    </w:p>
    <w:p w:rsidR="00000000" w:rsidDel="00000000" w:rsidP="00000000" w:rsidRDefault="00000000" w:rsidRPr="00000000" w14:paraId="00000283">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Página específica para visualização de notícias sobre a escola, vida profissional, entre outros.</w:t>
      </w:r>
    </w:p>
    <w:p w:rsidR="00000000" w:rsidDel="00000000" w:rsidP="00000000" w:rsidRDefault="00000000" w:rsidRPr="00000000" w14:paraId="0000028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[RF020] - Prover função de download de arquivos/imagens;</w:t>
      </w:r>
    </w:p>
    <w:p w:rsidR="00000000" w:rsidDel="00000000" w:rsidP="00000000" w:rsidRDefault="00000000" w:rsidRPr="00000000" w14:paraId="00000285">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Baixa;</w:t>
      </w:r>
    </w:p>
    <w:p w:rsidR="00000000" w:rsidDel="00000000" w:rsidP="00000000" w:rsidRDefault="00000000" w:rsidRPr="00000000" w14:paraId="00000286">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Função que irá permitir o download de arquivos e imagens de mensagens.</w:t>
      </w:r>
    </w:p>
    <w:p w:rsidR="00000000" w:rsidDel="00000000" w:rsidP="00000000" w:rsidRDefault="00000000" w:rsidRPr="00000000" w14:paraId="0000028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[RF021] - Prover botão de gerenciamento e filtragem de posts;</w:t>
      </w:r>
    </w:p>
    <w:p w:rsidR="00000000" w:rsidDel="00000000" w:rsidP="00000000" w:rsidRDefault="00000000" w:rsidRPr="00000000" w14:paraId="00000288">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Baixa;</w:t>
      </w:r>
    </w:p>
    <w:p w:rsidR="00000000" w:rsidDel="00000000" w:rsidP="00000000" w:rsidRDefault="00000000" w:rsidRPr="00000000" w14:paraId="00000289">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Função que retorna os posts baseados nos parâmetros que o usuário escolher.</w:t>
      </w:r>
    </w:p>
    <w:p w:rsidR="00000000" w:rsidDel="00000000" w:rsidP="00000000" w:rsidRDefault="00000000" w:rsidRPr="00000000" w14:paraId="0000028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[RF022] - Prover área de notificação;</w:t>
      </w:r>
    </w:p>
    <w:p w:rsidR="00000000" w:rsidDel="00000000" w:rsidP="00000000" w:rsidRDefault="00000000" w:rsidRPr="00000000" w14:paraId="0000028B">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8C">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Uma área que mostra todas as notificações relacionadas ao usuário, contendo mensagens, posts, menções etc.</w:t>
      </w:r>
    </w:p>
    <w:p w:rsidR="00000000" w:rsidDel="00000000" w:rsidP="00000000" w:rsidRDefault="00000000" w:rsidRPr="00000000" w14:paraId="0000028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[RF023] - Prover funcionalidade de denúncias de posts e usuários.</w:t>
      </w:r>
    </w:p>
    <w:p w:rsidR="00000000" w:rsidDel="00000000" w:rsidP="00000000" w:rsidRDefault="00000000" w:rsidRPr="00000000" w14:paraId="0000028E">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Baixa;</w:t>
      </w:r>
    </w:p>
    <w:p w:rsidR="00000000" w:rsidDel="00000000" w:rsidP="00000000" w:rsidRDefault="00000000" w:rsidRPr="00000000" w14:paraId="0000028F">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Uma função que permitirá que o usuário faça denúncias sobre posts ou usuários que violem as diretrizes.</w:t>
      </w:r>
    </w:p>
    <w:p w:rsidR="00000000" w:rsidDel="00000000" w:rsidP="00000000" w:rsidRDefault="00000000" w:rsidRPr="00000000" w14:paraId="0000029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[RF024] - Prover dashboard para gerenciamento de notícias;</w:t>
      </w:r>
    </w:p>
    <w:p w:rsidR="00000000" w:rsidDel="00000000" w:rsidP="00000000" w:rsidRDefault="00000000" w:rsidRPr="00000000" w14:paraId="00000291">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Baixa;</w:t>
      </w:r>
    </w:p>
    <w:p w:rsidR="00000000" w:rsidDel="00000000" w:rsidP="00000000" w:rsidRDefault="00000000" w:rsidRPr="00000000" w14:paraId="00000292">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Uma página com detalhes sobre as notícias que você postou.</w:t>
      </w:r>
    </w:p>
    <w:p w:rsidR="00000000" w:rsidDel="00000000" w:rsidP="00000000" w:rsidRDefault="00000000" w:rsidRPr="00000000" w14:paraId="0000029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[RF025] - Prover botão de emojis;</w:t>
      </w:r>
    </w:p>
    <w:p w:rsidR="00000000" w:rsidDel="00000000" w:rsidP="00000000" w:rsidRDefault="00000000" w:rsidRPr="00000000" w14:paraId="0000029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Média;</w:t>
      </w:r>
    </w:p>
    <w:p w:rsidR="00000000" w:rsidDel="00000000" w:rsidP="00000000" w:rsidRDefault="00000000" w:rsidRPr="00000000" w14:paraId="0000029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com funcionalidade de adição de emojis.</w:t>
      </w:r>
    </w:p>
    <w:p w:rsidR="00000000" w:rsidDel="00000000" w:rsidP="00000000" w:rsidRDefault="00000000" w:rsidRPr="00000000" w14:paraId="0000029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[RF026] - Prover tela de Classes;</w:t>
      </w:r>
    </w:p>
    <w:p w:rsidR="00000000" w:rsidDel="00000000" w:rsidP="00000000" w:rsidRDefault="00000000" w:rsidRPr="00000000" w14:paraId="0000029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9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A área onde constará com todas as classes na qual o usuário se encontra.</w:t>
      </w:r>
    </w:p>
    <w:p w:rsidR="00000000" w:rsidDel="00000000" w:rsidP="00000000" w:rsidRDefault="00000000" w:rsidRPr="00000000" w14:paraId="0000029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[RF027] - Prover tela de feed;</w:t>
      </w:r>
    </w:p>
    <w:p w:rsidR="00000000" w:rsidDel="00000000" w:rsidP="00000000" w:rsidRDefault="00000000" w:rsidRPr="00000000" w14:paraId="0000029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9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Área na qual se encontrará o fluxo de conteúdo.</w:t>
      </w:r>
    </w:p>
    <w:p w:rsidR="00000000" w:rsidDel="00000000" w:rsidP="00000000" w:rsidRDefault="00000000" w:rsidRPr="00000000" w14:paraId="0000029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[RF028] - Prover botão de redirecionamento para o feed;</w:t>
      </w:r>
    </w:p>
    <w:p w:rsidR="00000000" w:rsidDel="00000000" w:rsidP="00000000" w:rsidRDefault="00000000" w:rsidRPr="00000000" w14:paraId="0000029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9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redirecionar o usuário para a tela de feed.</w:t>
      </w:r>
    </w:p>
    <w:p w:rsidR="00000000" w:rsidDel="00000000" w:rsidP="00000000" w:rsidRDefault="00000000" w:rsidRPr="00000000" w14:paraId="0000029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[RF029] - Prover botão de redirecionamento para a página de materiais;</w:t>
      </w:r>
    </w:p>
    <w:p w:rsidR="00000000" w:rsidDel="00000000" w:rsidP="00000000" w:rsidRDefault="00000000" w:rsidRPr="00000000" w14:paraId="000002A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A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redirecionar o usuário para a tela de materiais.</w:t>
      </w:r>
    </w:p>
    <w:p w:rsidR="00000000" w:rsidDel="00000000" w:rsidP="00000000" w:rsidRDefault="00000000" w:rsidRPr="00000000" w14:paraId="000002A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[RF030] - Prover botão de redirecionamento para a página de Conversas;</w:t>
      </w:r>
    </w:p>
    <w:p w:rsidR="00000000" w:rsidDel="00000000" w:rsidP="00000000" w:rsidRDefault="00000000" w:rsidRPr="00000000" w14:paraId="000002A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A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redirecionar o usuário para a tela de conversa.</w:t>
      </w:r>
    </w:p>
    <w:p w:rsidR="00000000" w:rsidDel="00000000" w:rsidP="00000000" w:rsidRDefault="00000000" w:rsidRPr="00000000" w14:paraId="000002A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[RF031] - Prover botão de redirecionamento para a página de Classes;</w:t>
      </w:r>
    </w:p>
    <w:p w:rsidR="00000000" w:rsidDel="00000000" w:rsidP="00000000" w:rsidRDefault="00000000" w:rsidRPr="00000000" w14:paraId="000002A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A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redirecionar o usuário para a tela de Classes.</w:t>
      </w:r>
    </w:p>
    <w:p w:rsidR="00000000" w:rsidDel="00000000" w:rsidP="00000000" w:rsidRDefault="00000000" w:rsidRPr="00000000" w14:paraId="000002A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[RF032] - Prover botão de redirecionamento para a página de favoritos;</w:t>
      </w:r>
    </w:p>
    <w:p w:rsidR="00000000" w:rsidDel="00000000" w:rsidP="00000000" w:rsidRDefault="00000000" w:rsidRPr="00000000" w14:paraId="000002A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A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redirecionar o usuário para a tela de favoritos.</w:t>
      </w:r>
    </w:p>
    <w:p w:rsidR="00000000" w:rsidDel="00000000" w:rsidP="00000000" w:rsidRDefault="00000000" w:rsidRPr="00000000" w14:paraId="000002A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[RF033] - Prover botão de redirecionamento para a página de Notícias;</w:t>
      </w:r>
    </w:p>
    <w:p w:rsidR="00000000" w:rsidDel="00000000" w:rsidP="00000000" w:rsidRDefault="00000000" w:rsidRPr="00000000" w14:paraId="000002A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A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redirecionar o usuário para a tela de Notícias.</w:t>
      </w:r>
    </w:p>
    <w:p w:rsidR="00000000" w:rsidDel="00000000" w:rsidP="00000000" w:rsidRDefault="00000000" w:rsidRPr="00000000" w14:paraId="000002A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[RF034] - Prover botão para ver perfil de outros usuários;</w:t>
      </w:r>
    </w:p>
    <w:p w:rsidR="00000000" w:rsidDel="00000000" w:rsidP="00000000" w:rsidRDefault="00000000" w:rsidRPr="00000000" w14:paraId="000002A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Média;</w:t>
      </w:r>
    </w:p>
    <w:p w:rsidR="00000000" w:rsidDel="00000000" w:rsidP="00000000" w:rsidRDefault="00000000" w:rsidRPr="00000000" w14:paraId="000002B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ao ser clicado, vai mostrar o perfil do outro usuário.</w:t>
      </w:r>
    </w:p>
    <w:p w:rsidR="00000000" w:rsidDel="00000000" w:rsidP="00000000" w:rsidRDefault="00000000" w:rsidRPr="00000000" w14:paraId="000002B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[RF035] - Prover botão para criar pasta;</w:t>
      </w:r>
    </w:p>
    <w:p w:rsidR="00000000" w:rsidDel="00000000" w:rsidP="00000000" w:rsidRDefault="00000000" w:rsidRPr="00000000" w14:paraId="000002B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Média;</w:t>
      </w:r>
    </w:p>
    <w:p w:rsidR="00000000" w:rsidDel="00000000" w:rsidP="00000000" w:rsidRDefault="00000000" w:rsidRPr="00000000" w14:paraId="000002B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com a funcionalidade de criar pastas.</w:t>
      </w:r>
    </w:p>
    <w:p w:rsidR="00000000" w:rsidDel="00000000" w:rsidP="00000000" w:rsidRDefault="00000000" w:rsidRPr="00000000" w14:paraId="000002B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[RF036] - Prover botão para ver arquivos das pastas de materiais;</w:t>
      </w:r>
    </w:p>
    <w:p w:rsidR="00000000" w:rsidDel="00000000" w:rsidP="00000000" w:rsidRDefault="00000000" w:rsidRPr="00000000" w14:paraId="000002B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Média;</w:t>
      </w:r>
    </w:p>
    <w:p w:rsidR="00000000" w:rsidDel="00000000" w:rsidP="00000000" w:rsidRDefault="00000000" w:rsidRPr="00000000" w14:paraId="000002B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mostrar os arquivos de uma pasta na página de materiais.</w:t>
      </w:r>
    </w:p>
    <w:p w:rsidR="00000000" w:rsidDel="00000000" w:rsidP="00000000" w:rsidRDefault="00000000" w:rsidRPr="00000000" w14:paraId="000002B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[RF037] - Prover botão de gerenciamento de pastas;</w:t>
      </w:r>
    </w:p>
    <w:p w:rsidR="00000000" w:rsidDel="00000000" w:rsidP="00000000" w:rsidRDefault="00000000" w:rsidRPr="00000000" w14:paraId="000002B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Média;</w:t>
      </w:r>
    </w:p>
    <w:p w:rsidR="00000000" w:rsidDel="00000000" w:rsidP="00000000" w:rsidRDefault="00000000" w:rsidRPr="00000000" w14:paraId="000002B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mostrar as configurações das pastas.</w:t>
      </w:r>
    </w:p>
    <w:p w:rsidR="00000000" w:rsidDel="00000000" w:rsidP="00000000" w:rsidRDefault="00000000" w:rsidRPr="00000000" w14:paraId="000002B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[RF038] - Prover botão de filtragem de pastas;</w:t>
      </w:r>
    </w:p>
    <w:p w:rsidR="00000000" w:rsidDel="00000000" w:rsidP="00000000" w:rsidRDefault="00000000" w:rsidRPr="00000000" w14:paraId="000002B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B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ao ser clicado, vai mudar a forma que as pastas estão sendo mostradas.</w:t>
      </w:r>
    </w:p>
    <w:p w:rsidR="00000000" w:rsidDel="00000000" w:rsidP="00000000" w:rsidRDefault="00000000" w:rsidRPr="00000000" w14:paraId="000002B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[RF039] - Prover botão para ligação de voz;</w:t>
      </w:r>
    </w:p>
    <w:p w:rsidR="00000000" w:rsidDel="00000000" w:rsidP="00000000" w:rsidRDefault="00000000" w:rsidRPr="00000000" w14:paraId="000002B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Média;</w:t>
      </w:r>
    </w:p>
    <w:p w:rsidR="00000000" w:rsidDel="00000000" w:rsidP="00000000" w:rsidRDefault="00000000" w:rsidRPr="00000000" w14:paraId="000002B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iniciar uma chamada de voz.</w:t>
      </w:r>
    </w:p>
    <w:p w:rsidR="00000000" w:rsidDel="00000000" w:rsidP="00000000" w:rsidRDefault="00000000" w:rsidRPr="00000000" w14:paraId="000002C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[RF040] - Prover botão para chamada de vídeo;</w:t>
      </w:r>
    </w:p>
    <w:p w:rsidR="00000000" w:rsidDel="00000000" w:rsidP="00000000" w:rsidRDefault="00000000" w:rsidRPr="00000000" w14:paraId="000002C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Média;</w:t>
      </w:r>
    </w:p>
    <w:p w:rsidR="00000000" w:rsidDel="00000000" w:rsidP="00000000" w:rsidRDefault="00000000" w:rsidRPr="00000000" w14:paraId="000002C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iniciar uma chamada de vídeo.</w:t>
      </w:r>
    </w:p>
    <w:p w:rsidR="00000000" w:rsidDel="00000000" w:rsidP="00000000" w:rsidRDefault="00000000" w:rsidRPr="00000000" w14:paraId="000002C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[RF041] - Prover botão de pesquisa de conversas;</w:t>
      </w:r>
    </w:p>
    <w:p w:rsidR="00000000" w:rsidDel="00000000" w:rsidP="00000000" w:rsidRDefault="00000000" w:rsidRPr="00000000" w14:paraId="000002C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Média;</w:t>
      </w:r>
    </w:p>
    <w:p w:rsidR="00000000" w:rsidDel="00000000" w:rsidP="00000000" w:rsidRDefault="00000000" w:rsidRPr="00000000" w14:paraId="000002C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filtrar a conversa procurada.</w:t>
      </w:r>
    </w:p>
    <w:p w:rsidR="00000000" w:rsidDel="00000000" w:rsidP="00000000" w:rsidRDefault="00000000" w:rsidRPr="00000000" w14:paraId="000002C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[RF042] - Prover botão para modificar contato;</w:t>
      </w:r>
    </w:p>
    <w:p w:rsidR="00000000" w:rsidDel="00000000" w:rsidP="00000000" w:rsidRDefault="00000000" w:rsidRPr="00000000" w14:paraId="000002C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Baixa;</w:t>
      </w:r>
    </w:p>
    <w:p w:rsidR="00000000" w:rsidDel="00000000" w:rsidP="00000000" w:rsidRDefault="00000000" w:rsidRPr="00000000" w14:paraId="000002C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ao ser clicado, será possível a mudança do contato.</w:t>
      </w:r>
    </w:p>
    <w:p w:rsidR="00000000" w:rsidDel="00000000" w:rsidP="00000000" w:rsidRDefault="00000000" w:rsidRPr="00000000" w14:paraId="000002C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[RF043] - Prover botão de reação de mensagens;</w:t>
      </w:r>
    </w:p>
    <w:p w:rsidR="00000000" w:rsidDel="00000000" w:rsidP="00000000" w:rsidRDefault="00000000" w:rsidRPr="00000000" w14:paraId="000002C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C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ao ser clicado, vai dar a possibilidade de reação de mensagens através de emojis.</w:t>
      </w:r>
    </w:p>
    <w:p w:rsidR="00000000" w:rsidDel="00000000" w:rsidP="00000000" w:rsidRDefault="00000000" w:rsidRPr="00000000" w14:paraId="000002C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[RF044] - Prover botão de criar classes;</w:t>
      </w:r>
    </w:p>
    <w:p w:rsidR="00000000" w:rsidDel="00000000" w:rsidP="00000000" w:rsidRDefault="00000000" w:rsidRPr="00000000" w14:paraId="000002C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C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tem a funcionalidade de criar classes.</w:t>
      </w:r>
    </w:p>
    <w:p w:rsidR="00000000" w:rsidDel="00000000" w:rsidP="00000000" w:rsidRDefault="00000000" w:rsidRPr="00000000" w14:paraId="000002C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[RF045] - Prover botão para entrar em classes;</w:t>
      </w:r>
    </w:p>
    <w:p w:rsidR="00000000" w:rsidDel="00000000" w:rsidP="00000000" w:rsidRDefault="00000000" w:rsidRPr="00000000" w14:paraId="000002D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D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adicionar o usuário na classe selecionada.</w:t>
      </w:r>
    </w:p>
    <w:p w:rsidR="00000000" w:rsidDel="00000000" w:rsidP="00000000" w:rsidRDefault="00000000" w:rsidRPr="00000000" w14:paraId="000002D2">
      <w:pPr>
        <w:rPr>
          <w:rFonts w:ascii="Arial" w:cs="Arial" w:eastAsia="Arial" w:hAnsi="Arial"/>
          <w:b w:val="1"/>
          <w:sz w:val="24"/>
          <w:szCs w:val="24"/>
        </w:rPr>
      </w:pPr>
      <w:sdt>
        <w:sdtPr>
          <w:tag w:val="goog_rdk_74"/>
        </w:sdtPr>
        <w:sdtContent>
          <w:commentRangeStart w:id="50"/>
        </w:sdtContent>
      </w:sdt>
      <w:r w:rsidDel="00000000" w:rsidR="00000000" w:rsidRPr="00000000">
        <w:rPr>
          <w:rFonts w:ascii="Arial" w:cs="Arial" w:eastAsia="Arial" w:hAnsi="Arial"/>
          <w:b w:val="1"/>
          <w:sz w:val="24"/>
          <w:szCs w:val="24"/>
          <w:rtl w:val="0"/>
        </w:rPr>
        <w:t xml:space="preserve">Requisitos Não Funcionais</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D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[RNF001] - Confiabilidade;</w:t>
      </w:r>
    </w:p>
    <w:p w:rsidR="00000000" w:rsidDel="00000000" w:rsidP="00000000" w:rsidRDefault="00000000" w:rsidRPr="00000000" w14:paraId="000002D4">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D5">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A aplicação será confiável e não falhará com frequência, para que os usuários possam confiar nela para armazenar suas informações e dados.</w:t>
      </w:r>
    </w:p>
    <w:p w:rsidR="00000000" w:rsidDel="00000000" w:rsidP="00000000" w:rsidRDefault="00000000" w:rsidRPr="00000000" w14:paraId="000002D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[RNF002] - Segurança e privacidade;</w:t>
      </w:r>
    </w:p>
    <w:p w:rsidR="00000000" w:rsidDel="00000000" w:rsidP="00000000" w:rsidRDefault="00000000" w:rsidRPr="00000000" w14:paraId="000002D7">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D8">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Será segura e protegerá as informações pessoais dos usuários contra hackers e invasores mal-intencionados</w:t>
      </w:r>
    </w:p>
    <w:p w:rsidR="00000000" w:rsidDel="00000000" w:rsidP="00000000" w:rsidRDefault="00000000" w:rsidRPr="00000000" w14:paraId="000002D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[RNF003] - Performance;</w:t>
      </w:r>
    </w:p>
    <w:p w:rsidR="00000000" w:rsidDel="00000000" w:rsidP="00000000" w:rsidRDefault="00000000" w:rsidRPr="00000000" w14:paraId="000002DA">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DB">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Será rápida e responsiva, para que os usuários possam navegar facilmente e interagir com outros sem atrasos.</w:t>
      </w:r>
    </w:p>
    <w:p w:rsidR="00000000" w:rsidDel="00000000" w:rsidP="00000000" w:rsidRDefault="00000000" w:rsidRPr="00000000" w14:paraId="000002D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[RNF004] - Compatibilidade;</w:t>
      </w:r>
    </w:p>
    <w:p w:rsidR="00000000" w:rsidDel="00000000" w:rsidP="00000000" w:rsidRDefault="00000000" w:rsidRPr="00000000" w14:paraId="000002DD">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DE">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capacidade do site de funcionar corretamente em diferentes dispositivos, navegadores e sistemas operacionais.</w:t>
      </w:r>
    </w:p>
    <w:p w:rsidR="00000000" w:rsidDel="00000000" w:rsidP="00000000" w:rsidRDefault="00000000" w:rsidRPr="00000000" w14:paraId="000002D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[RNF005] - Atualizações / Manutenção;</w:t>
      </w:r>
    </w:p>
    <w:p w:rsidR="00000000" w:rsidDel="00000000" w:rsidP="00000000" w:rsidRDefault="00000000" w:rsidRPr="00000000" w14:paraId="000002E0">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E1">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Será feita sempre que houver a necessidade de incrementação ou de modificação de alguma funcionalidade ou do próprio sistema.</w:t>
      </w:r>
    </w:p>
    <w:p w:rsidR="00000000" w:rsidDel="00000000" w:rsidP="00000000" w:rsidRDefault="00000000" w:rsidRPr="00000000" w14:paraId="000002E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[RNF006] - Usabilidade;</w:t>
      </w:r>
    </w:p>
    <w:p w:rsidR="00000000" w:rsidDel="00000000" w:rsidP="00000000" w:rsidRDefault="00000000" w:rsidRPr="00000000" w14:paraId="000002E3">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E4">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capacidade do site de ser fácil e intuitivo de usar pelos usuários.</w:t>
      </w:r>
    </w:p>
    <w:p w:rsidR="00000000" w:rsidDel="00000000" w:rsidP="00000000" w:rsidRDefault="00000000" w:rsidRPr="00000000" w14:paraId="000002E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[RNF007] - Design fácil, intuitivo e bonito;</w:t>
      </w:r>
    </w:p>
    <w:p w:rsidR="00000000" w:rsidDel="00000000" w:rsidP="00000000" w:rsidRDefault="00000000" w:rsidRPr="00000000" w14:paraId="000002E6">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Baixa;</w:t>
      </w:r>
    </w:p>
    <w:p w:rsidR="00000000" w:rsidDel="00000000" w:rsidP="00000000" w:rsidRDefault="00000000" w:rsidRPr="00000000" w14:paraId="000002E7">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Terá design fácil, prático e simples, para que todos os usuários possam usar a aplicação sem dificuldades. </w:t>
      </w:r>
    </w:p>
    <w:p w:rsidR="00000000" w:rsidDel="00000000" w:rsidP="00000000" w:rsidRDefault="00000000" w:rsidRPr="00000000" w14:paraId="000002E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[RNF008] - Escalabilidade;</w:t>
      </w:r>
    </w:p>
    <w:p w:rsidR="00000000" w:rsidDel="00000000" w:rsidP="00000000" w:rsidRDefault="00000000" w:rsidRPr="00000000" w14:paraId="000002E9">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EA">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Será capaz de lidar com o número necessário de usuários sem qualquer degradação no desempenho; </w:t>
      </w:r>
    </w:p>
    <w:p w:rsidR="00000000" w:rsidDel="00000000" w:rsidP="00000000" w:rsidRDefault="00000000" w:rsidRPr="00000000" w14:paraId="000002E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[RNF009] - Exibição do momento da publicação;</w:t>
      </w:r>
    </w:p>
    <w:p w:rsidR="00000000" w:rsidDel="00000000" w:rsidP="00000000" w:rsidRDefault="00000000" w:rsidRPr="00000000" w14:paraId="000002EC">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Baixa;</w:t>
      </w:r>
    </w:p>
    <w:p w:rsidR="00000000" w:rsidDel="00000000" w:rsidP="00000000" w:rsidRDefault="00000000" w:rsidRPr="00000000" w14:paraId="000002ED">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Será exibido o momento da publicação da postagem.</w:t>
      </w:r>
    </w:p>
    <w:p w:rsidR="00000000" w:rsidDel="00000000" w:rsidP="00000000" w:rsidRDefault="00000000" w:rsidRPr="00000000" w14:paraId="000002E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[RNF010] - Acessibilidade;</w:t>
      </w:r>
    </w:p>
    <w:p w:rsidR="00000000" w:rsidDel="00000000" w:rsidP="00000000" w:rsidRDefault="00000000" w:rsidRPr="00000000" w14:paraId="000002EF">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F0">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A aplicação será acessível a usuários com deficiências visuais ou motoras, para que eles possam usufruir sem complicações</w:t>
      </w:r>
    </w:p>
    <w:p w:rsidR="00000000" w:rsidDel="00000000" w:rsidP="00000000" w:rsidRDefault="00000000" w:rsidRPr="00000000" w14:paraId="000002F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[RNF011] - Internacionalização;</w:t>
      </w:r>
    </w:p>
    <w:p w:rsidR="00000000" w:rsidDel="00000000" w:rsidP="00000000" w:rsidRDefault="00000000" w:rsidRPr="00000000" w14:paraId="000002F2">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F3">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A aplicação será capaz de suportar diferentes idiomas, para que diferentes tipos de usuários possam usá-lo sem problemas de comunicação</w:t>
      </w:r>
    </w:p>
    <w:p w:rsidR="00000000" w:rsidDel="00000000" w:rsidP="00000000" w:rsidRDefault="00000000" w:rsidRPr="00000000" w14:paraId="000002F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[RNF012] - Conformidade.</w:t>
      </w:r>
    </w:p>
    <w:p w:rsidR="00000000" w:rsidDel="00000000" w:rsidP="00000000" w:rsidRDefault="00000000" w:rsidRPr="00000000" w14:paraId="000002F5">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F6">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A aplicação estará em conformidade com as leis e regulamentos aplicáveis, como o Regulamento Geral de Proteção de Dados (GPDR) da União Europeia</w:t>
      </w:r>
    </w:p>
    <w:p w:rsidR="00000000" w:rsidDel="00000000" w:rsidP="00000000" w:rsidRDefault="00000000" w:rsidRPr="00000000" w14:paraId="000002F7">
      <w:pPr>
        <w:rPr/>
        <w:sectPr>
          <w:type w:val="nextPage"/>
          <w:pgSz w:h="16838" w:w="11906" w:orient="portrait"/>
          <w:pgMar w:bottom="1134" w:top="1701" w:left="1701" w:right="1134" w:header="708" w:footer="708"/>
        </w:sectPr>
      </w:pPr>
      <w:r w:rsidDel="00000000" w:rsidR="00000000" w:rsidRPr="00000000">
        <w:rPr>
          <w:rtl w:val="0"/>
        </w:rPr>
      </w:r>
    </w:p>
    <w:p w:rsidR="00000000" w:rsidDel="00000000" w:rsidP="00000000" w:rsidRDefault="00000000" w:rsidRPr="00000000" w14:paraId="000002F8">
      <w:pPr>
        <w:pStyle w:val="Heading1"/>
        <w:numPr>
          <w:ilvl w:val="0"/>
          <w:numId w:val="4"/>
        </w:numPr>
        <w:ind w:left="425" w:hanging="425"/>
        <w:jc w:val="center"/>
        <w:rPr>
          <w:b w:val="0"/>
        </w:rPr>
      </w:pPr>
      <w:bookmarkStart w:colFirst="0" w:colLast="0" w:name="_heading=h.1egqt2p" w:id="40"/>
      <w:bookmarkEnd w:id="40"/>
      <w:sdt>
        <w:sdtPr>
          <w:tag w:val="goog_rdk_75"/>
        </w:sdtPr>
        <w:sdtContent>
          <w:commentRangeStart w:id="51"/>
        </w:sdtContent>
      </w:sdt>
      <w:r w:rsidDel="00000000" w:rsidR="00000000" w:rsidRPr="00000000">
        <w:rPr>
          <w:rtl w:val="0"/>
        </w:rPr>
        <w:t xml:space="preserve">APÊNDICE E – </w:t>
      </w:r>
      <w:r w:rsidDel="00000000" w:rsidR="00000000" w:rsidRPr="00000000">
        <w:rPr>
          <w:b w:val="0"/>
          <w:rtl w:val="0"/>
        </w:rPr>
        <w:t xml:space="preserve">Quadro comparativo</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F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Quadro Comparativo: Requisitos Funcionais, Protótipo e Casos de Uso</w:t>
      </w:r>
    </w:p>
    <w:tbl>
      <w:tblPr>
        <w:tblStyle w:val="Table6"/>
        <w:tblW w:w="9061.0" w:type="dxa"/>
        <w:jc w:val="left"/>
        <w:tblBorders>
          <w:top w:color="000000" w:space="0" w:sz="4" w:val="single"/>
          <w:left w:color="000000" w:space="0" w:sz="4" w:val="single"/>
          <w:bottom w:color="000000" w:space="0" w:sz="4" w:val="single"/>
          <w:right w:color="000000" w:space="0" w:sz="4" w:val="single"/>
          <w:insideH w:color="666666" w:space="0" w:sz="4" w:val="single"/>
          <w:insideV w:color="666666" w:space="0" w:sz="4" w:val="single"/>
        </w:tblBorders>
        <w:tblLayout w:type="fixed"/>
        <w:tblLook w:val="0400"/>
      </w:tblPr>
      <w:tblGrid>
        <w:gridCol w:w="1850"/>
        <w:gridCol w:w="4312"/>
        <w:gridCol w:w="2899"/>
        <w:tblGridChange w:id="0">
          <w:tblGrid>
            <w:gridCol w:w="1850"/>
            <w:gridCol w:w="4312"/>
            <w:gridCol w:w="2899"/>
          </w:tblGrid>
        </w:tblGridChange>
      </w:tblGrid>
      <w:tr>
        <w:trPr>
          <w:cantSplit w:val="0"/>
          <w:trHeight w:val="336" w:hRule="atLeast"/>
          <w:tblHeader w:val="0"/>
        </w:trPr>
        <w:tc>
          <w:tcPr/>
          <w:p w:rsidR="00000000" w:rsidDel="00000000" w:rsidP="00000000" w:rsidRDefault="00000000" w:rsidRPr="00000000" w14:paraId="000002FA">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Funcionais</w:t>
            </w:r>
          </w:p>
        </w:tc>
        <w:tc>
          <w:tcPr/>
          <w:p w:rsidR="00000000" w:rsidDel="00000000" w:rsidP="00000000" w:rsidRDefault="00000000" w:rsidRPr="00000000" w14:paraId="000002FB">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Protótipo</w:t>
            </w:r>
          </w:p>
        </w:tc>
        <w:tc>
          <w:tcPr/>
          <w:p w:rsidR="00000000" w:rsidDel="00000000" w:rsidP="00000000" w:rsidRDefault="00000000" w:rsidRPr="00000000" w14:paraId="000002FC">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Casos de Uso</w:t>
            </w:r>
          </w:p>
        </w:tc>
      </w:tr>
      <w:tr>
        <w:trPr>
          <w:cantSplit w:val="0"/>
          <w:tblHeader w:val="0"/>
        </w:trPr>
        <w:tc>
          <w:tcPr/>
          <w:p w:rsidR="00000000" w:rsidDel="00000000" w:rsidP="00000000" w:rsidRDefault="00000000" w:rsidRPr="00000000" w14:paraId="000002FD">
            <w:pPr>
              <w:spacing w:line="360" w:lineRule="auto"/>
              <w:ind w:right="-25"/>
              <w:rPr>
                <w:rFonts w:ascii="Arial" w:cs="Arial" w:eastAsia="Arial" w:hAnsi="Arial"/>
                <w:sz w:val="24"/>
                <w:szCs w:val="24"/>
              </w:rPr>
            </w:pPr>
            <w:r w:rsidDel="00000000" w:rsidR="00000000" w:rsidRPr="00000000">
              <w:rPr>
                <w:rFonts w:ascii="Arial" w:cs="Arial" w:eastAsia="Arial" w:hAnsi="Arial"/>
                <w:sz w:val="24"/>
                <w:szCs w:val="24"/>
                <w:rtl w:val="0"/>
              </w:rPr>
              <w:t xml:space="preserve">Prover tela para cadastro </w:t>
            </w:r>
          </w:p>
        </w:tc>
        <w:tc>
          <w:tcPr/>
          <w:p w:rsidR="00000000" w:rsidDel="00000000" w:rsidP="00000000" w:rsidRDefault="00000000" w:rsidRPr="00000000" w14:paraId="000002FE">
            <w:pPr>
              <w:spacing w:line="360" w:lineRule="auto"/>
              <w:jc w:val="center"/>
              <w:rPr>
                <w:rFonts w:ascii="Arial" w:cs="Arial" w:eastAsia="Arial" w:hAnsi="Arial"/>
                <w:sz w:val="24"/>
                <w:szCs w:val="24"/>
              </w:rPr>
            </w:pPr>
            <w:r w:rsidDel="00000000" w:rsidR="00000000" w:rsidRPr="00000000">
              <w:rPr/>
              <w:drawing>
                <wp:inline distB="0" distT="0" distL="0" distR="0">
                  <wp:extent cx="1961887" cy="1440000"/>
                  <wp:effectExtent b="0" l="0" r="0" t="0"/>
                  <wp:docPr id="2143419920" name="image79.png"/>
                  <a:graphic>
                    <a:graphicData uri="http://schemas.openxmlformats.org/drawingml/2006/picture">
                      <pic:pic>
                        <pic:nvPicPr>
                          <pic:cNvPr id="0" name="image79.png"/>
                          <pic:cNvPicPr preferRelativeResize="0"/>
                        </pic:nvPicPr>
                        <pic:blipFill>
                          <a:blip r:embed="rId25"/>
                          <a:srcRect b="0" l="0" r="0" t="0"/>
                          <a:stretch>
                            <a:fillRect/>
                          </a:stretch>
                        </pic:blipFill>
                        <pic:spPr>
                          <a:xfrm>
                            <a:off x="0" y="0"/>
                            <a:ext cx="1961887" cy="144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FF">
            <w:pPr>
              <w:jc w:val="center"/>
              <w:rPr>
                <w:rFonts w:ascii="Arial" w:cs="Arial" w:eastAsia="Arial" w:hAnsi="Arial"/>
                <w:sz w:val="24"/>
                <w:szCs w:val="24"/>
              </w:rPr>
            </w:pPr>
            <w:r w:rsidDel="00000000" w:rsidR="00000000" w:rsidRPr="00000000">
              <w:rPr/>
              <w:drawing>
                <wp:inline distB="0" distT="0" distL="0" distR="0">
                  <wp:extent cx="1733821" cy="739707"/>
                  <wp:effectExtent b="0" l="0" r="0" t="0"/>
                  <wp:docPr id="2143419922" name="image92.png"/>
                  <a:graphic>
                    <a:graphicData uri="http://schemas.openxmlformats.org/drawingml/2006/picture">
                      <pic:pic>
                        <pic:nvPicPr>
                          <pic:cNvPr id="0" name="image92.png"/>
                          <pic:cNvPicPr preferRelativeResize="0"/>
                        </pic:nvPicPr>
                        <pic:blipFill>
                          <a:blip r:embed="rId26"/>
                          <a:srcRect b="0" l="0" r="0" t="0"/>
                          <a:stretch>
                            <a:fillRect/>
                          </a:stretch>
                        </pic:blipFill>
                        <pic:spPr>
                          <a:xfrm>
                            <a:off x="0" y="0"/>
                            <a:ext cx="1733821" cy="739707"/>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0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chat </w:t>
            </w:r>
          </w:p>
        </w:tc>
        <w:tc>
          <w:tcPr/>
          <w:p w:rsidR="00000000" w:rsidDel="00000000" w:rsidP="00000000" w:rsidRDefault="00000000" w:rsidRPr="00000000" w14:paraId="00000301">
            <w:pPr>
              <w:spacing w:line="360" w:lineRule="auto"/>
              <w:jc w:val="center"/>
              <w:rPr>
                <w:rFonts w:ascii="Arial" w:cs="Arial" w:eastAsia="Arial" w:hAnsi="Arial"/>
                <w:sz w:val="24"/>
                <w:szCs w:val="24"/>
              </w:rPr>
            </w:pPr>
            <w:r w:rsidDel="00000000" w:rsidR="00000000" w:rsidRPr="00000000">
              <w:rPr/>
              <w:drawing>
                <wp:inline distB="0" distT="0" distL="0" distR="0">
                  <wp:extent cx="1583878" cy="1440000"/>
                  <wp:effectExtent b="0" l="0" r="0" t="0"/>
                  <wp:docPr id="2143419923" name="image88.png"/>
                  <a:graphic>
                    <a:graphicData uri="http://schemas.openxmlformats.org/drawingml/2006/picture">
                      <pic:pic>
                        <pic:nvPicPr>
                          <pic:cNvPr id="0" name="image88.png"/>
                          <pic:cNvPicPr preferRelativeResize="0"/>
                        </pic:nvPicPr>
                        <pic:blipFill>
                          <a:blip r:embed="rId27"/>
                          <a:srcRect b="0" l="0" r="0" t="0"/>
                          <a:stretch>
                            <a:fillRect/>
                          </a:stretch>
                        </pic:blipFill>
                        <pic:spPr>
                          <a:xfrm>
                            <a:off x="0" y="0"/>
                            <a:ext cx="1583878" cy="144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02">
            <w:pPr>
              <w:spacing w:after="160" w:lineRule="auto"/>
              <w:jc w:val="center"/>
              <w:rPr>
                <w:rFonts w:ascii="Arial" w:cs="Arial" w:eastAsia="Arial" w:hAnsi="Arial"/>
                <w:sz w:val="24"/>
                <w:szCs w:val="24"/>
              </w:rPr>
            </w:pPr>
            <w:r w:rsidDel="00000000" w:rsidR="00000000" w:rsidRPr="00000000">
              <w:rPr/>
              <w:drawing>
                <wp:inline distB="0" distT="0" distL="0" distR="0">
                  <wp:extent cx="1740704" cy="720000"/>
                  <wp:effectExtent b="0" l="0" r="0" t="0"/>
                  <wp:docPr id="2143419924" name="image87.png"/>
                  <a:graphic>
                    <a:graphicData uri="http://schemas.openxmlformats.org/drawingml/2006/picture">
                      <pic:pic>
                        <pic:nvPicPr>
                          <pic:cNvPr id="0" name="image87.png"/>
                          <pic:cNvPicPr preferRelativeResize="0"/>
                        </pic:nvPicPr>
                        <pic:blipFill>
                          <a:blip r:embed="rId28"/>
                          <a:srcRect b="0" l="0" r="0" t="0"/>
                          <a:stretch>
                            <a:fillRect/>
                          </a:stretch>
                        </pic:blipFill>
                        <pic:spPr>
                          <a:xfrm>
                            <a:off x="0" y="0"/>
                            <a:ext cx="1740704"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0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Compartilhar informação</w:t>
            </w:r>
          </w:p>
        </w:tc>
        <w:tc>
          <w:tcPr/>
          <w:p w:rsidR="00000000" w:rsidDel="00000000" w:rsidP="00000000" w:rsidRDefault="00000000" w:rsidRPr="00000000" w14:paraId="00000304">
            <w:pPr>
              <w:spacing w:line="360" w:lineRule="auto"/>
              <w:jc w:val="center"/>
              <w:rPr>
                <w:rFonts w:ascii="Arial" w:cs="Arial" w:eastAsia="Arial" w:hAnsi="Arial"/>
                <w:sz w:val="24"/>
                <w:szCs w:val="24"/>
              </w:rPr>
            </w:pPr>
            <w:r w:rsidDel="00000000" w:rsidR="00000000" w:rsidRPr="00000000">
              <w:rPr/>
              <w:drawing>
                <wp:inline distB="0" distT="0" distL="0" distR="0">
                  <wp:extent cx="2042791" cy="1440000"/>
                  <wp:effectExtent b="0" l="0" r="0" t="0"/>
                  <wp:docPr id="2143419925"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2042791" cy="144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05">
            <w:pPr>
              <w:jc w:val="center"/>
              <w:rPr>
                <w:rFonts w:ascii="Arial" w:cs="Arial" w:eastAsia="Arial" w:hAnsi="Arial"/>
                <w:sz w:val="24"/>
                <w:szCs w:val="24"/>
              </w:rPr>
            </w:pPr>
            <w:r w:rsidDel="00000000" w:rsidR="00000000" w:rsidRPr="00000000">
              <w:rPr/>
              <w:drawing>
                <wp:inline distB="0" distT="0" distL="0" distR="0">
                  <wp:extent cx="1684027" cy="720001"/>
                  <wp:effectExtent b="0" l="0" r="0" t="0"/>
                  <wp:docPr id="2143419926" name="image84.png"/>
                  <a:graphic>
                    <a:graphicData uri="http://schemas.openxmlformats.org/drawingml/2006/picture">
                      <pic:pic>
                        <pic:nvPicPr>
                          <pic:cNvPr id="0" name="image84.png"/>
                          <pic:cNvPicPr preferRelativeResize="0"/>
                        </pic:nvPicPr>
                        <pic:blipFill>
                          <a:blip r:embed="rId30"/>
                          <a:srcRect b="0" l="0" r="0" t="0"/>
                          <a:stretch>
                            <a:fillRect/>
                          </a:stretch>
                        </pic:blipFill>
                        <pic:spPr>
                          <a:xfrm>
                            <a:off x="0" y="0"/>
                            <a:ext cx="1684027" cy="72000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0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registro de mensagens</w:t>
            </w:r>
          </w:p>
        </w:tc>
        <w:tc>
          <w:tcPr/>
          <w:p w:rsidR="00000000" w:rsidDel="00000000" w:rsidP="00000000" w:rsidRDefault="00000000" w:rsidRPr="00000000" w14:paraId="00000307">
            <w:pPr>
              <w:spacing w:line="360" w:lineRule="auto"/>
              <w:jc w:val="center"/>
              <w:rPr>
                <w:rFonts w:ascii="Arial" w:cs="Arial" w:eastAsia="Arial" w:hAnsi="Arial"/>
                <w:sz w:val="24"/>
                <w:szCs w:val="24"/>
              </w:rPr>
            </w:pPr>
            <w:r w:rsidDel="00000000" w:rsidR="00000000" w:rsidRPr="00000000">
              <w:rPr/>
              <w:drawing>
                <wp:inline distB="0" distT="0" distL="0" distR="0">
                  <wp:extent cx="1242675" cy="1440000"/>
                  <wp:effectExtent b="0" l="0" r="0" t="0"/>
                  <wp:docPr id="2143419927" name="image81.png"/>
                  <a:graphic>
                    <a:graphicData uri="http://schemas.openxmlformats.org/drawingml/2006/picture">
                      <pic:pic>
                        <pic:nvPicPr>
                          <pic:cNvPr id="0" name="image81.png"/>
                          <pic:cNvPicPr preferRelativeResize="0"/>
                        </pic:nvPicPr>
                        <pic:blipFill>
                          <a:blip r:embed="rId31"/>
                          <a:srcRect b="0" l="0" r="0" t="0"/>
                          <a:stretch>
                            <a:fillRect/>
                          </a:stretch>
                        </pic:blipFill>
                        <pic:spPr>
                          <a:xfrm>
                            <a:off x="0" y="0"/>
                            <a:ext cx="1242675" cy="144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08">
            <w:pPr>
              <w:jc w:val="center"/>
              <w:rPr>
                <w:rFonts w:ascii="Arial" w:cs="Arial" w:eastAsia="Arial" w:hAnsi="Arial"/>
                <w:sz w:val="24"/>
                <w:szCs w:val="24"/>
              </w:rPr>
            </w:pPr>
            <w:r w:rsidDel="00000000" w:rsidR="00000000" w:rsidRPr="00000000">
              <w:rPr/>
              <w:drawing>
                <wp:inline distB="0" distT="0" distL="0" distR="0">
                  <wp:extent cx="1755677" cy="720000"/>
                  <wp:effectExtent b="0" l="0" r="0" t="0"/>
                  <wp:docPr id="2143419928" name="image85.png"/>
                  <a:graphic>
                    <a:graphicData uri="http://schemas.openxmlformats.org/drawingml/2006/picture">
                      <pic:pic>
                        <pic:nvPicPr>
                          <pic:cNvPr id="0" name="image85.png"/>
                          <pic:cNvPicPr preferRelativeResize="0"/>
                        </pic:nvPicPr>
                        <pic:blipFill>
                          <a:blip r:embed="rId32"/>
                          <a:srcRect b="0" l="0" r="0" t="0"/>
                          <a:stretch>
                            <a:fillRect/>
                          </a:stretch>
                        </pic:blipFill>
                        <pic:spPr>
                          <a:xfrm>
                            <a:off x="0" y="0"/>
                            <a:ext cx="1755677"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0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Funcionalidade de notificações</w:t>
            </w:r>
          </w:p>
        </w:tc>
        <w:tc>
          <w:tcPr/>
          <w:p w:rsidR="00000000" w:rsidDel="00000000" w:rsidP="00000000" w:rsidRDefault="00000000" w:rsidRPr="00000000" w14:paraId="0000030A">
            <w:pPr>
              <w:spacing w:line="360" w:lineRule="auto"/>
              <w:jc w:val="center"/>
              <w:rPr>
                <w:rFonts w:ascii="Arial" w:cs="Arial" w:eastAsia="Arial" w:hAnsi="Arial"/>
                <w:sz w:val="24"/>
                <w:szCs w:val="24"/>
              </w:rPr>
            </w:pPr>
            <w:r w:rsidDel="00000000" w:rsidR="00000000" w:rsidRPr="00000000">
              <w:rPr/>
              <w:drawing>
                <wp:inline distB="0" distT="0" distL="0" distR="0">
                  <wp:extent cx="1800000" cy="566292"/>
                  <wp:effectExtent b="0" l="0" r="0" t="0"/>
                  <wp:docPr id="2143419929" name="image83.png"/>
                  <a:graphic>
                    <a:graphicData uri="http://schemas.openxmlformats.org/drawingml/2006/picture">
                      <pic:pic>
                        <pic:nvPicPr>
                          <pic:cNvPr id="0" name="image83.png"/>
                          <pic:cNvPicPr preferRelativeResize="0"/>
                        </pic:nvPicPr>
                        <pic:blipFill>
                          <a:blip r:embed="rId33"/>
                          <a:srcRect b="0" l="0" r="0" t="0"/>
                          <a:stretch>
                            <a:fillRect/>
                          </a:stretch>
                        </pic:blipFill>
                        <pic:spPr>
                          <a:xfrm>
                            <a:off x="0" y="0"/>
                            <a:ext cx="1800000" cy="56629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0B">
            <w:pPr>
              <w:jc w:val="center"/>
              <w:rPr>
                <w:rFonts w:ascii="Arial" w:cs="Arial" w:eastAsia="Arial" w:hAnsi="Arial"/>
                <w:sz w:val="24"/>
                <w:szCs w:val="24"/>
              </w:rPr>
            </w:pPr>
            <w:r w:rsidDel="00000000" w:rsidR="00000000" w:rsidRPr="00000000">
              <w:rPr/>
              <w:drawing>
                <wp:inline distB="0" distT="0" distL="0" distR="0">
                  <wp:extent cx="1762394" cy="654754"/>
                  <wp:effectExtent b="0" l="0" r="0" t="0"/>
                  <wp:docPr id="2143419900" name="image60.png"/>
                  <a:graphic>
                    <a:graphicData uri="http://schemas.openxmlformats.org/drawingml/2006/picture">
                      <pic:pic>
                        <pic:nvPicPr>
                          <pic:cNvPr id="0" name="image60.png"/>
                          <pic:cNvPicPr preferRelativeResize="0"/>
                        </pic:nvPicPr>
                        <pic:blipFill>
                          <a:blip r:embed="rId34"/>
                          <a:srcRect b="0" l="0" r="0" t="0"/>
                          <a:stretch>
                            <a:fillRect/>
                          </a:stretch>
                        </pic:blipFill>
                        <pic:spPr>
                          <a:xfrm>
                            <a:off x="0" y="0"/>
                            <a:ext cx="1762394" cy="65475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0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envio de conteúdo/post para grupos, classes e conversas</w:t>
            </w:r>
          </w:p>
        </w:tc>
        <w:tc>
          <w:tcPr/>
          <w:p w:rsidR="00000000" w:rsidDel="00000000" w:rsidP="00000000" w:rsidRDefault="00000000" w:rsidRPr="00000000" w14:paraId="0000030D">
            <w:pPr>
              <w:spacing w:line="360" w:lineRule="auto"/>
              <w:jc w:val="center"/>
              <w:rPr>
                <w:rFonts w:ascii="Arial" w:cs="Arial" w:eastAsia="Arial" w:hAnsi="Arial"/>
                <w:sz w:val="24"/>
                <w:szCs w:val="24"/>
              </w:rPr>
            </w:pPr>
            <w:r w:rsidDel="00000000" w:rsidR="00000000" w:rsidRPr="00000000">
              <w:rPr/>
              <w:drawing>
                <wp:inline distB="0" distT="0" distL="0" distR="0">
                  <wp:extent cx="2042791" cy="1440000"/>
                  <wp:effectExtent b="0" l="0" r="0" t="0"/>
                  <wp:docPr id="214341990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2042791" cy="144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0E">
            <w:pPr>
              <w:jc w:val="center"/>
              <w:rPr>
                <w:rFonts w:ascii="Arial" w:cs="Arial" w:eastAsia="Arial" w:hAnsi="Arial"/>
                <w:sz w:val="24"/>
                <w:szCs w:val="24"/>
              </w:rPr>
            </w:pPr>
            <w:r w:rsidDel="00000000" w:rsidR="00000000" w:rsidRPr="00000000">
              <w:rPr/>
              <w:drawing>
                <wp:inline distB="0" distT="0" distL="0" distR="0">
                  <wp:extent cx="1802683" cy="720000"/>
                  <wp:effectExtent b="0" l="0" r="0" t="0"/>
                  <wp:docPr id="2143419902" name="image63.png"/>
                  <a:graphic>
                    <a:graphicData uri="http://schemas.openxmlformats.org/drawingml/2006/picture">
                      <pic:pic>
                        <pic:nvPicPr>
                          <pic:cNvPr id="0" name="image63.png"/>
                          <pic:cNvPicPr preferRelativeResize="0"/>
                        </pic:nvPicPr>
                        <pic:blipFill>
                          <a:blip r:embed="rId35"/>
                          <a:srcRect b="0" l="0" r="0" t="0"/>
                          <a:stretch>
                            <a:fillRect/>
                          </a:stretch>
                        </pic:blipFill>
                        <pic:spPr>
                          <a:xfrm>
                            <a:off x="0" y="0"/>
                            <a:ext cx="1802683"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0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botão para criação de grupos</w:t>
            </w:r>
          </w:p>
        </w:tc>
        <w:tc>
          <w:tcPr/>
          <w:p w:rsidR="00000000" w:rsidDel="00000000" w:rsidP="00000000" w:rsidRDefault="00000000" w:rsidRPr="00000000" w14:paraId="00000310">
            <w:pPr>
              <w:spacing w:line="360" w:lineRule="auto"/>
              <w:jc w:val="center"/>
              <w:rPr>
                <w:rFonts w:ascii="Arial" w:cs="Arial" w:eastAsia="Arial" w:hAnsi="Arial"/>
                <w:sz w:val="24"/>
                <w:szCs w:val="24"/>
              </w:rPr>
            </w:pPr>
            <w:r w:rsidDel="00000000" w:rsidR="00000000" w:rsidRPr="00000000">
              <w:rPr/>
              <w:drawing>
                <wp:inline distB="0" distT="0" distL="0" distR="0">
                  <wp:extent cx="1020000" cy="1440000"/>
                  <wp:effectExtent b="0" l="0" r="0" t="0"/>
                  <wp:docPr id="2143419903" name="image67.png"/>
                  <a:graphic>
                    <a:graphicData uri="http://schemas.openxmlformats.org/drawingml/2006/picture">
                      <pic:pic>
                        <pic:nvPicPr>
                          <pic:cNvPr id="0" name="image67.png"/>
                          <pic:cNvPicPr preferRelativeResize="0"/>
                        </pic:nvPicPr>
                        <pic:blipFill>
                          <a:blip r:embed="rId36"/>
                          <a:srcRect b="0" l="0" r="0" t="0"/>
                          <a:stretch>
                            <a:fillRect/>
                          </a:stretch>
                        </pic:blipFill>
                        <pic:spPr>
                          <a:xfrm>
                            <a:off x="0" y="0"/>
                            <a:ext cx="1020000" cy="144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11">
            <w:pPr>
              <w:jc w:val="center"/>
              <w:rPr>
                <w:rFonts w:ascii="Arial" w:cs="Arial" w:eastAsia="Arial" w:hAnsi="Arial"/>
                <w:sz w:val="24"/>
                <w:szCs w:val="24"/>
              </w:rPr>
            </w:pPr>
            <w:r w:rsidDel="00000000" w:rsidR="00000000" w:rsidRPr="00000000">
              <w:rPr/>
              <w:drawing>
                <wp:inline distB="0" distT="0" distL="0" distR="0">
                  <wp:extent cx="1886516" cy="720000"/>
                  <wp:effectExtent b="0" l="0" r="0" t="0"/>
                  <wp:docPr id="2143419904" name="image64.png"/>
                  <a:graphic>
                    <a:graphicData uri="http://schemas.openxmlformats.org/drawingml/2006/picture">
                      <pic:pic>
                        <pic:nvPicPr>
                          <pic:cNvPr id="0" name="image64.png"/>
                          <pic:cNvPicPr preferRelativeResize="0"/>
                        </pic:nvPicPr>
                        <pic:blipFill>
                          <a:blip r:embed="rId37"/>
                          <a:srcRect b="0" l="0" r="0" t="0"/>
                          <a:stretch>
                            <a:fillRect/>
                          </a:stretch>
                        </pic:blipFill>
                        <pic:spPr>
                          <a:xfrm>
                            <a:off x="0" y="0"/>
                            <a:ext cx="1886516"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1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Área de pesquisa / procura</w:t>
            </w:r>
          </w:p>
        </w:tc>
        <w:tc>
          <w:tcPr/>
          <w:p w:rsidR="00000000" w:rsidDel="00000000" w:rsidP="00000000" w:rsidRDefault="00000000" w:rsidRPr="00000000" w14:paraId="00000313">
            <w:pPr>
              <w:spacing w:line="360" w:lineRule="auto"/>
              <w:jc w:val="center"/>
              <w:rPr>
                <w:rFonts w:ascii="Arial" w:cs="Arial" w:eastAsia="Arial" w:hAnsi="Arial"/>
                <w:sz w:val="24"/>
                <w:szCs w:val="24"/>
              </w:rPr>
            </w:pPr>
            <w:r w:rsidDel="00000000" w:rsidR="00000000" w:rsidRPr="00000000">
              <w:rPr/>
              <w:drawing>
                <wp:inline distB="0" distT="0" distL="0" distR="0">
                  <wp:extent cx="2419350" cy="551145"/>
                  <wp:effectExtent b="0" l="0" r="0" t="0"/>
                  <wp:docPr id="2143419905" name="image72.png"/>
                  <a:graphic>
                    <a:graphicData uri="http://schemas.openxmlformats.org/drawingml/2006/picture">
                      <pic:pic>
                        <pic:nvPicPr>
                          <pic:cNvPr id="0" name="image72.png"/>
                          <pic:cNvPicPr preferRelativeResize="0"/>
                        </pic:nvPicPr>
                        <pic:blipFill>
                          <a:blip r:embed="rId38"/>
                          <a:srcRect b="0" l="0" r="0" t="0"/>
                          <a:stretch>
                            <a:fillRect/>
                          </a:stretch>
                        </pic:blipFill>
                        <pic:spPr>
                          <a:xfrm>
                            <a:off x="0" y="0"/>
                            <a:ext cx="2419350" cy="55114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14">
            <w:pPr>
              <w:jc w:val="center"/>
              <w:rPr>
                <w:rFonts w:ascii="Arial" w:cs="Arial" w:eastAsia="Arial" w:hAnsi="Arial"/>
                <w:sz w:val="24"/>
                <w:szCs w:val="24"/>
              </w:rPr>
            </w:pPr>
            <w:r w:rsidDel="00000000" w:rsidR="00000000" w:rsidRPr="00000000">
              <w:rPr/>
              <w:drawing>
                <wp:inline distB="0" distT="0" distL="0" distR="0">
                  <wp:extent cx="1819760" cy="720000"/>
                  <wp:effectExtent b="0" l="0" r="0" t="0"/>
                  <wp:docPr id="2143419906" name="image74.png"/>
                  <a:graphic>
                    <a:graphicData uri="http://schemas.openxmlformats.org/drawingml/2006/picture">
                      <pic:pic>
                        <pic:nvPicPr>
                          <pic:cNvPr id="0" name="image74.png"/>
                          <pic:cNvPicPr preferRelativeResize="0"/>
                        </pic:nvPicPr>
                        <pic:blipFill>
                          <a:blip r:embed="rId39"/>
                          <a:srcRect b="0" l="0" r="0" t="0"/>
                          <a:stretch>
                            <a:fillRect/>
                          </a:stretch>
                        </pic:blipFill>
                        <pic:spPr>
                          <a:xfrm>
                            <a:off x="0" y="0"/>
                            <a:ext cx="1819760"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1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tela de perfil com as informações do usuário</w:t>
            </w:r>
          </w:p>
        </w:tc>
        <w:tc>
          <w:tcPr/>
          <w:p w:rsidR="00000000" w:rsidDel="00000000" w:rsidP="00000000" w:rsidRDefault="00000000" w:rsidRPr="00000000" w14:paraId="00000316">
            <w:pPr>
              <w:spacing w:line="360" w:lineRule="auto"/>
              <w:jc w:val="center"/>
              <w:rPr>
                <w:rFonts w:ascii="Arial" w:cs="Arial" w:eastAsia="Arial" w:hAnsi="Arial"/>
                <w:sz w:val="24"/>
                <w:szCs w:val="24"/>
              </w:rPr>
            </w:pPr>
            <w:r w:rsidDel="00000000" w:rsidR="00000000" w:rsidRPr="00000000">
              <w:rPr/>
              <w:drawing>
                <wp:inline distB="0" distT="0" distL="0" distR="0">
                  <wp:extent cx="821212" cy="1800000"/>
                  <wp:effectExtent b="0" l="0" r="0" t="0"/>
                  <wp:docPr id="2143419907" name="image76.png"/>
                  <a:graphic>
                    <a:graphicData uri="http://schemas.openxmlformats.org/drawingml/2006/picture">
                      <pic:pic>
                        <pic:nvPicPr>
                          <pic:cNvPr id="0" name="image76.png"/>
                          <pic:cNvPicPr preferRelativeResize="0"/>
                        </pic:nvPicPr>
                        <pic:blipFill>
                          <a:blip r:embed="rId40"/>
                          <a:srcRect b="0" l="0" r="0" t="0"/>
                          <a:stretch>
                            <a:fillRect/>
                          </a:stretch>
                        </pic:blipFill>
                        <pic:spPr>
                          <a:xfrm>
                            <a:off x="0" y="0"/>
                            <a:ext cx="821212" cy="180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17">
            <w:pPr>
              <w:jc w:val="center"/>
              <w:rPr>
                <w:rFonts w:ascii="Arial" w:cs="Arial" w:eastAsia="Arial" w:hAnsi="Arial"/>
                <w:sz w:val="24"/>
                <w:szCs w:val="24"/>
              </w:rPr>
            </w:pPr>
            <w:r w:rsidDel="00000000" w:rsidR="00000000" w:rsidRPr="00000000">
              <w:rPr/>
              <w:drawing>
                <wp:inline distB="0" distT="0" distL="0" distR="0">
                  <wp:extent cx="1820268" cy="720000"/>
                  <wp:effectExtent b="0" l="0" r="0" t="0"/>
                  <wp:docPr id="2143419908" name="image66.png"/>
                  <a:graphic>
                    <a:graphicData uri="http://schemas.openxmlformats.org/drawingml/2006/picture">
                      <pic:pic>
                        <pic:nvPicPr>
                          <pic:cNvPr id="0" name="image66.png"/>
                          <pic:cNvPicPr preferRelativeResize="0"/>
                        </pic:nvPicPr>
                        <pic:blipFill>
                          <a:blip r:embed="rId41"/>
                          <a:srcRect b="0" l="0" r="0" t="0"/>
                          <a:stretch>
                            <a:fillRect/>
                          </a:stretch>
                        </pic:blipFill>
                        <pic:spPr>
                          <a:xfrm>
                            <a:off x="0" y="0"/>
                            <a:ext cx="1820268"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1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sistema de feed</w:t>
            </w:r>
          </w:p>
        </w:tc>
        <w:tc>
          <w:tcPr/>
          <w:p w:rsidR="00000000" w:rsidDel="00000000" w:rsidP="00000000" w:rsidRDefault="00000000" w:rsidRPr="00000000" w14:paraId="00000319">
            <w:pPr>
              <w:spacing w:line="360" w:lineRule="auto"/>
              <w:jc w:val="center"/>
              <w:rPr>
                <w:rFonts w:ascii="Arial" w:cs="Arial" w:eastAsia="Arial" w:hAnsi="Arial"/>
                <w:sz w:val="24"/>
                <w:szCs w:val="24"/>
              </w:rPr>
            </w:pPr>
            <w:r w:rsidDel="00000000" w:rsidR="00000000" w:rsidRPr="00000000">
              <w:rPr/>
              <w:drawing>
                <wp:inline distB="0" distT="0" distL="0" distR="0">
                  <wp:extent cx="1282667" cy="1800000"/>
                  <wp:effectExtent b="0" l="0" r="0" t="0"/>
                  <wp:docPr id="2143419909"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1282667" cy="180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1A">
            <w:pPr>
              <w:jc w:val="center"/>
              <w:rPr>
                <w:rFonts w:ascii="Arial" w:cs="Arial" w:eastAsia="Arial" w:hAnsi="Arial"/>
                <w:sz w:val="24"/>
                <w:szCs w:val="24"/>
              </w:rPr>
            </w:pPr>
            <w:r w:rsidDel="00000000" w:rsidR="00000000" w:rsidRPr="00000000">
              <w:rPr/>
              <w:drawing>
                <wp:inline distB="0" distT="0" distL="0" distR="0">
                  <wp:extent cx="1661863" cy="720000"/>
                  <wp:effectExtent b="0" l="0" r="0" t="0"/>
                  <wp:docPr id="2143419845"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1661863"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1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Permitir que o usuário se conecte com amigos e sigam outros usuários</w:t>
            </w:r>
          </w:p>
        </w:tc>
        <w:tc>
          <w:tcPr/>
          <w:p w:rsidR="00000000" w:rsidDel="00000000" w:rsidP="00000000" w:rsidRDefault="00000000" w:rsidRPr="00000000" w14:paraId="0000031C">
            <w:pPr>
              <w:spacing w:line="360" w:lineRule="auto"/>
              <w:jc w:val="center"/>
              <w:rPr>
                <w:rFonts w:ascii="Arial" w:cs="Arial" w:eastAsia="Arial" w:hAnsi="Arial"/>
                <w:sz w:val="24"/>
                <w:szCs w:val="24"/>
              </w:rPr>
            </w:pPr>
            <w:r w:rsidDel="00000000" w:rsidR="00000000" w:rsidRPr="00000000">
              <w:rPr/>
              <w:drawing>
                <wp:inline distB="0" distT="0" distL="0" distR="0">
                  <wp:extent cx="2752725" cy="781050"/>
                  <wp:effectExtent b="0" l="0" r="0" t="0"/>
                  <wp:docPr id="2143419846"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2752725" cy="7810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1D">
            <w:pPr>
              <w:jc w:val="center"/>
              <w:rPr>
                <w:rFonts w:ascii="Arial" w:cs="Arial" w:eastAsia="Arial" w:hAnsi="Arial"/>
                <w:sz w:val="24"/>
                <w:szCs w:val="24"/>
              </w:rPr>
            </w:pPr>
            <w:r w:rsidDel="00000000" w:rsidR="00000000" w:rsidRPr="00000000">
              <w:rPr/>
              <w:drawing>
                <wp:inline distB="0" distT="0" distL="0" distR="0">
                  <wp:extent cx="1572627" cy="720000"/>
                  <wp:effectExtent b="0" l="0" r="0" t="0"/>
                  <wp:docPr id="2143419847"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1572627"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1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tela de Materiais</w:t>
            </w:r>
          </w:p>
        </w:tc>
        <w:tc>
          <w:tcPr/>
          <w:p w:rsidR="00000000" w:rsidDel="00000000" w:rsidP="00000000" w:rsidRDefault="00000000" w:rsidRPr="00000000" w14:paraId="0000031F">
            <w:pPr>
              <w:spacing w:line="360" w:lineRule="auto"/>
              <w:jc w:val="center"/>
              <w:rPr>
                <w:rFonts w:ascii="Arial" w:cs="Arial" w:eastAsia="Arial" w:hAnsi="Arial"/>
                <w:sz w:val="24"/>
                <w:szCs w:val="24"/>
              </w:rPr>
            </w:pPr>
            <w:r w:rsidDel="00000000" w:rsidR="00000000" w:rsidRPr="00000000">
              <w:rPr/>
              <w:drawing>
                <wp:inline distB="0" distT="0" distL="0" distR="0">
                  <wp:extent cx="2239139" cy="1800000"/>
                  <wp:effectExtent b="0" l="0" r="0" t="0"/>
                  <wp:docPr id="2143419848"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2239139" cy="180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20">
            <w:pPr>
              <w:jc w:val="center"/>
              <w:rPr>
                <w:rFonts w:ascii="Arial" w:cs="Arial" w:eastAsia="Arial" w:hAnsi="Arial"/>
                <w:sz w:val="24"/>
                <w:szCs w:val="24"/>
              </w:rPr>
            </w:pPr>
            <w:r w:rsidDel="00000000" w:rsidR="00000000" w:rsidRPr="00000000">
              <w:rPr/>
              <w:drawing>
                <wp:inline distB="0" distT="0" distL="0" distR="0">
                  <wp:extent cx="1825865" cy="720000"/>
                  <wp:effectExtent b="0" l="0" r="0" t="0"/>
                  <wp:docPr id="2143419849"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1825865"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2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tela de salvos/favoritos</w:t>
            </w:r>
          </w:p>
        </w:tc>
        <w:tc>
          <w:tcPr/>
          <w:p w:rsidR="00000000" w:rsidDel="00000000" w:rsidP="00000000" w:rsidRDefault="00000000" w:rsidRPr="00000000" w14:paraId="0000032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Não feita ainda</w:t>
            </w:r>
          </w:p>
        </w:tc>
        <w:tc>
          <w:tcPr/>
          <w:p w:rsidR="00000000" w:rsidDel="00000000" w:rsidP="00000000" w:rsidRDefault="00000000" w:rsidRPr="00000000" w14:paraId="00000323">
            <w:pPr>
              <w:jc w:val="center"/>
              <w:rPr>
                <w:rFonts w:ascii="Arial" w:cs="Arial" w:eastAsia="Arial" w:hAnsi="Arial"/>
                <w:sz w:val="24"/>
                <w:szCs w:val="24"/>
              </w:rPr>
            </w:pPr>
            <w:r w:rsidDel="00000000" w:rsidR="00000000" w:rsidRPr="00000000">
              <w:rPr/>
              <w:drawing>
                <wp:inline distB="0" distT="0" distL="0" distR="0">
                  <wp:extent cx="1825355" cy="720000"/>
                  <wp:effectExtent b="0" l="0" r="0" t="0"/>
                  <wp:docPr id="2143419850"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1825355"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2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gostar e sua função</w:t>
            </w:r>
          </w:p>
        </w:tc>
        <w:tc>
          <w:tcPr/>
          <w:p w:rsidR="00000000" w:rsidDel="00000000" w:rsidP="00000000" w:rsidRDefault="00000000" w:rsidRPr="00000000" w14:paraId="00000325">
            <w:pPr>
              <w:spacing w:line="360" w:lineRule="auto"/>
              <w:jc w:val="center"/>
              <w:rPr>
                <w:rFonts w:ascii="Arial" w:cs="Arial" w:eastAsia="Arial" w:hAnsi="Arial"/>
                <w:sz w:val="24"/>
                <w:szCs w:val="24"/>
              </w:rPr>
            </w:pPr>
            <w:r w:rsidDel="00000000" w:rsidR="00000000" w:rsidRPr="00000000">
              <w:rPr/>
              <w:drawing>
                <wp:inline distB="0" distT="0" distL="0" distR="0">
                  <wp:extent cx="438150" cy="371475"/>
                  <wp:effectExtent b="0" l="0" r="0" t="0"/>
                  <wp:docPr id="2143419851"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438150" cy="371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26">
            <w:pPr>
              <w:jc w:val="center"/>
              <w:rPr>
                <w:rFonts w:ascii="Arial" w:cs="Arial" w:eastAsia="Arial" w:hAnsi="Arial"/>
                <w:sz w:val="24"/>
                <w:szCs w:val="24"/>
              </w:rPr>
            </w:pPr>
            <w:r w:rsidDel="00000000" w:rsidR="00000000" w:rsidRPr="00000000">
              <w:rPr/>
              <w:drawing>
                <wp:inline distB="0" distT="0" distL="0" distR="0">
                  <wp:extent cx="1868704" cy="720000"/>
                  <wp:effectExtent b="0" l="0" r="0" t="0"/>
                  <wp:docPr id="2143419852"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1868704"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2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compartilhar e sua função</w:t>
            </w:r>
          </w:p>
        </w:tc>
        <w:tc>
          <w:tcPr/>
          <w:p w:rsidR="00000000" w:rsidDel="00000000" w:rsidP="00000000" w:rsidRDefault="00000000" w:rsidRPr="00000000" w14:paraId="00000328">
            <w:pPr>
              <w:spacing w:line="360" w:lineRule="auto"/>
              <w:jc w:val="center"/>
              <w:rPr>
                <w:rFonts w:ascii="Arial" w:cs="Arial" w:eastAsia="Arial" w:hAnsi="Arial"/>
                <w:sz w:val="24"/>
                <w:szCs w:val="24"/>
              </w:rPr>
            </w:pPr>
            <w:r w:rsidDel="00000000" w:rsidR="00000000" w:rsidRPr="00000000">
              <w:rPr/>
              <w:drawing>
                <wp:inline distB="0" distT="0" distL="0" distR="0">
                  <wp:extent cx="2042791" cy="1440000"/>
                  <wp:effectExtent b="0" l="0" r="0" t="0"/>
                  <wp:docPr id="2143419853"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2042791" cy="144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29">
            <w:pPr>
              <w:jc w:val="center"/>
              <w:rPr>
                <w:rFonts w:ascii="Arial" w:cs="Arial" w:eastAsia="Arial" w:hAnsi="Arial"/>
                <w:sz w:val="24"/>
                <w:szCs w:val="24"/>
              </w:rPr>
            </w:pPr>
            <w:r w:rsidDel="00000000" w:rsidR="00000000" w:rsidRPr="00000000">
              <w:rPr/>
              <w:drawing>
                <wp:inline distB="0" distT="0" distL="0" distR="0">
                  <wp:extent cx="1878918" cy="720000"/>
                  <wp:effectExtent b="0" l="0" r="0" t="0"/>
                  <wp:docPr id="2143419854"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1878918"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2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aba de comentar</w:t>
            </w:r>
          </w:p>
        </w:tc>
        <w:tc>
          <w:tcPr/>
          <w:p w:rsidR="00000000" w:rsidDel="00000000" w:rsidP="00000000" w:rsidRDefault="00000000" w:rsidRPr="00000000" w14:paraId="0000032B">
            <w:pPr>
              <w:spacing w:line="360" w:lineRule="auto"/>
              <w:jc w:val="center"/>
              <w:rPr>
                <w:rFonts w:ascii="Arial" w:cs="Arial" w:eastAsia="Arial" w:hAnsi="Arial"/>
                <w:sz w:val="24"/>
                <w:szCs w:val="24"/>
              </w:rPr>
            </w:pPr>
            <w:r w:rsidDel="00000000" w:rsidR="00000000" w:rsidRPr="00000000">
              <w:rPr/>
              <w:drawing>
                <wp:inline distB="0" distT="0" distL="0" distR="0">
                  <wp:extent cx="3030667" cy="426309"/>
                  <wp:effectExtent b="0" l="0" r="0" t="0"/>
                  <wp:docPr id="2143419834"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3030667" cy="42630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2C">
            <w:pPr>
              <w:jc w:val="center"/>
              <w:rPr>
                <w:rFonts w:ascii="Arial" w:cs="Arial" w:eastAsia="Arial" w:hAnsi="Arial"/>
                <w:sz w:val="24"/>
                <w:szCs w:val="24"/>
              </w:rPr>
            </w:pPr>
            <w:r w:rsidDel="00000000" w:rsidR="00000000" w:rsidRPr="00000000">
              <w:rPr/>
              <w:drawing>
                <wp:inline distB="0" distT="0" distL="0" distR="0">
                  <wp:extent cx="1858600" cy="720000"/>
                  <wp:effectExtent b="0" l="0" r="0" t="0"/>
                  <wp:docPr id="2143419835"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1858600"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2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upload</w:t>
            </w:r>
          </w:p>
        </w:tc>
        <w:tc>
          <w:tcPr/>
          <w:p w:rsidR="00000000" w:rsidDel="00000000" w:rsidP="00000000" w:rsidRDefault="00000000" w:rsidRPr="00000000" w14:paraId="0000032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Não feito ainda</w:t>
            </w:r>
          </w:p>
        </w:tc>
        <w:tc>
          <w:tcPr/>
          <w:p w:rsidR="00000000" w:rsidDel="00000000" w:rsidP="00000000" w:rsidRDefault="00000000" w:rsidRPr="00000000" w14:paraId="0000032F">
            <w:pPr>
              <w:jc w:val="center"/>
              <w:rPr>
                <w:rFonts w:ascii="Arial" w:cs="Arial" w:eastAsia="Arial" w:hAnsi="Arial"/>
                <w:sz w:val="24"/>
                <w:szCs w:val="24"/>
              </w:rPr>
            </w:pPr>
            <w:r w:rsidDel="00000000" w:rsidR="00000000" w:rsidRPr="00000000">
              <w:rPr/>
              <w:drawing>
                <wp:inline distB="0" distT="0" distL="0" distR="0">
                  <wp:extent cx="1768992" cy="720000"/>
                  <wp:effectExtent b="0" l="0" r="0" t="0"/>
                  <wp:docPr id="2143419836"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1768992"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3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para publicar</w:t>
            </w:r>
          </w:p>
        </w:tc>
        <w:tc>
          <w:tcPr/>
          <w:p w:rsidR="00000000" w:rsidDel="00000000" w:rsidP="00000000" w:rsidRDefault="00000000" w:rsidRPr="00000000" w14:paraId="00000331">
            <w:pPr>
              <w:spacing w:line="360" w:lineRule="auto"/>
              <w:jc w:val="center"/>
              <w:rPr>
                <w:rFonts w:ascii="Arial" w:cs="Arial" w:eastAsia="Arial" w:hAnsi="Arial"/>
                <w:sz w:val="24"/>
                <w:szCs w:val="24"/>
              </w:rPr>
            </w:pPr>
            <w:r w:rsidDel="00000000" w:rsidR="00000000" w:rsidRPr="00000000">
              <w:rPr/>
              <w:drawing>
                <wp:inline distB="0" distT="0" distL="0" distR="0">
                  <wp:extent cx="2667000" cy="466725"/>
                  <wp:effectExtent b="0" l="0" r="0" t="0"/>
                  <wp:docPr id="2143419837"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2667000" cy="4667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32">
            <w:pPr>
              <w:jc w:val="center"/>
              <w:rPr>
                <w:rFonts w:ascii="Arial" w:cs="Arial" w:eastAsia="Arial" w:hAnsi="Arial"/>
                <w:sz w:val="24"/>
                <w:szCs w:val="24"/>
              </w:rPr>
            </w:pPr>
            <w:r w:rsidDel="00000000" w:rsidR="00000000" w:rsidRPr="00000000">
              <w:rPr/>
              <w:drawing>
                <wp:inline distB="0" distT="0" distL="0" distR="0">
                  <wp:extent cx="1781538" cy="720000"/>
                  <wp:effectExtent b="0" l="0" r="0" t="0"/>
                  <wp:docPr id="2143419838"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1781538"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3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tela de notícias</w:t>
            </w:r>
          </w:p>
        </w:tc>
        <w:tc>
          <w:tcPr/>
          <w:p w:rsidR="00000000" w:rsidDel="00000000" w:rsidP="00000000" w:rsidRDefault="00000000" w:rsidRPr="00000000" w14:paraId="00000334">
            <w:pPr>
              <w:spacing w:line="360" w:lineRule="auto"/>
              <w:jc w:val="center"/>
              <w:rPr>
                <w:rFonts w:ascii="Arial" w:cs="Arial" w:eastAsia="Arial" w:hAnsi="Arial"/>
                <w:sz w:val="24"/>
                <w:szCs w:val="24"/>
              </w:rPr>
            </w:pPr>
            <w:r w:rsidDel="00000000" w:rsidR="00000000" w:rsidRPr="00000000">
              <w:rPr/>
              <w:drawing>
                <wp:inline distB="0" distT="0" distL="0" distR="0">
                  <wp:extent cx="1895276" cy="1800000"/>
                  <wp:effectExtent b="0" l="0" r="0" t="0"/>
                  <wp:docPr id="2143419839"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1895276" cy="180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35">
            <w:pPr>
              <w:jc w:val="center"/>
              <w:rPr>
                <w:rFonts w:ascii="Arial" w:cs="Arial" w:eastAsia="Arial" w:hAnsi="Arial"/>
                <w:sz w:val="24"/>
                <w:szCs w:val="24"/>
              </w:rPr>
            </w:pPr>
            <w:r w:rsidDel="00000000" w:rsidR="00000000" w:rsidRPr="00000000">
              <w:rPr/>
              <w:drawing>
                <wp:inline distB="0" distT="0" distL="0" distR="0">
                  <wp:extent cx="1823317" cy="720000"/>
                  <wp:effectExtent b="0" l="0" r="0" t="0"/>
                  <wp:docPr id="2143419840"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1823317"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3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função de download de arquivos/imagens</w:t>
            </w:r>
          </w:p>
        </w:tc>
        <w:tc>
          <w:tcPr/>
          <w:p w:rsidR="00000000" w:rsidDel="00000000" w:rsidP="00000000" w:rsidRDefault="00000000" w:rsidRPr="00000000" w14:paraId="0000033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Não foi prototipado ainda</w:t>
            </w:r>
          </w:p>
        </w:tc>
        <w:tc>
          <w:tcPr/>
          <w:p w:rsidR="00000000" w:rsidDel="00000000" w:rsidP="00000000" w:rsidRDefault="00000000" w:rsidRPr="00000000" w14:paraId="00000338">
            <w:pPr>
              <w:jc w:val="center"/>
              <w:rPr>
                <w:rFonts w:ascii="Arial" w:cs="Arial" w:eastAsia="Arial" w:hAnsi="Arial"/>
                <w:sz w:val="24"/>
                <w:szCs w:val="24"/>
              </w:rPr>
            </w:pPr>
            <w:r w:rsidDel="00000000" w:rsidR="00000000" w:rsidRPr="00000000">
              <w:rPr/>
              <w:drawing>
                <wp:inline distB="0" distT="0" distL="0" distR="0">
                  <wp:extent cx="1838716" cy="720000"/>
                  <wp:effectExtent b="0" l="0" r="0" t="0"/>
                  <wp:docPr id="2143419841"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1838716"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3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gerenciamento e filtragem de posts</w:t>
            </w:r>
          </w:p>
        </w:tc>
        <w:tc>
          <w:tcPr/>
          <w:p w:rsidR="00000000" w:rsidDel="00000000" w:rsidP="00000000" w:rsidRDefault="00000000" w:rsidRPr="00000000" w14:paraId="0000033A">
            <w:pPr>
              <w:spacing w:line="360" w:lineRule="auto"/>
              <w:jc w:val="center"/>
              <w:rPr>
                <w:rFonts w:ascii="Arial" w:cs="Arial" w:eastAsia="Arial" w:hAnsi="Arial"/>
                <w:sz w:val="24"/>
                <w:szCs w:val="24"/>
              </w:rPr>
            </w:pPr>
            <w:r w:rsidDel="00000000" w:rsidR="00000000" w:rsidRPr="00000000">
              <w:rPr/>
              <w:drawing>
                <wp:inline distB="0" distT="0" distL="0" distR="0">
                  <wp:extent cx="2466667" cy="1800000"/>
                  <wp:effectExtent b="0" l="0" r="0" t="0"/>
                  <wp:docPr id="2143419842"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2466667" cy="180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3B">
            <w:pPr>
              <w:jc w:val="center"/>
              <w:rPr>
                <w:rFonts w:ascii="Arial" w:cs="Arial" w:eastAsia="Arial" w:hAnsi="Arial"/>
                <w:sz w:val="24"/>
                <w:szCs w:val="24"/>
              </w:rPr>
            </w:pPr>
            <w:r w:rsidDel="00000000" w:rsidR="00000000" w:rsidRPr="00000000">
              <w:rPr/>
              <w:drawing>
                <wp:inline distB="0" distT="0" distL="0" distR="0">
                  <wp:extent cx="1835616" cy="720000"/>
                  <wp:effectExtent b="0" l="0" r="0" t="0"/>
                  <wp:docPr id="2143419843"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1835616"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3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área de notificação</w:t>
            </w:r>
          </w:p>
        </w:tc>
        <w:tc>
          <w:tcPr/>
          <w:p w:rsidR="00000000" w:rsidDel="00000000" w:rsidP="00000000" w:rsidRDefault="00000000" w:rsidRPr="00000000" w14:paraId="0000033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Não prototipado ainda</w:t>
            </w:r>
          </w:p>
        </w:tc>
        <w:tc>
          <w:tcPr/>
          <w:p w:rsidR="00000000" w:rsidDel="00000000" w:rsidP="00000000" w:rsidRDefault="00000000" w:rsidRPr="00000000" w14:paraId="0000033E">
            <w:pPr>
              <w:jc w:val="center"/>
              <w:rPr>
                <w:rFonts w:ascii="Arial" w:cs="Arial" w:eastAsia="Arial" w:hAnsi="Arial"/>
                <w:sz w:val="24"/>
                <w:szCs w:val="24"/>
              </w:rPr>
            </w:pPr>
            <w:r w:rsidDel="00000000" w:rsidR="00000000" w:rsidRPr="00000000">
              <w:rPr/>
              <w:drawing>
                <wp:inline distB="0" distT="0" distL="0" distR="0">
                  <wp:extent cx="1895276" cy="720000"/>
                  <wp:effectExtent b="0" l="0" r="0" t="0"/>
                  <wp:docPr id="2143419867" name="image53.png"/>
                  <a:graphic>
                    <a:graphicData uri="http://schemas.openxmlformats.org/drawingml/2006/picture">
                      <pic:pic>
                        <pic:nvPicPr>
                          <pic:cNvPr id="0" name="image53.png"/>
                          <pic:cNvPicPr preferRelativeResize="0"/>
                        </pic:nvPicPr>
                        <pic:blipFill>
                          <a:blip r:embed="rId62"/>
                          <a:srcRect b="0" l="0" r="0" t="0"/>
                          <a:stretch>
                            <a:fillRect/>
                          </a:stretch>
                        </pic:blipFill>
                        <pic:spPr>
                          <a:xfrm>
                            <a:off x="0" y="0"/>
                            <a:ext cx="1895276"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3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denúncias</w:t>
            </w:r>
          </w:p>
        </w:tc>
        <w:tc>
          <w:tcPr/>
          <w:p w:rsidR="00000000" w:rsidDel="00000000" w:rsidP="00000000" w:rsidRDefault="00000000" w:rsidRPr="00000000" w14:paraId="0000034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Não prototipado ainda</w:t>
            </w:r>
          </w:p>
        </w:tc>
        <w:tc>
          <w:tcPr/>
          <w:p w:rsidR="00000000" w:rsidDel="00000000" w:rsidP="00000000" w:rsidRDefault="00000000" w:rsidRPr="00000000" w14:paraId="00000341">
            <w:pPr>
              <w:jc w:val="center"/>
              <w:rPr>
                <w:rFonts w:ascii="Arial" w:cs="Arial" w:eastAsia="Arial" w:hAnsi="Arial"/>
                <w:sz w:val="24"/>
                <w:szCs w:val="24"/>
              </w:rPr>
            </w:pPr>
            <w:r w:rsidDel="00000000" w:rsidR="00000000" w:rsidRPr="00000000">
              <w:rPr/>
              <w:drawing>
                <wp:inline distB="0" distT="0" distL="0" distR="0">
                  <wp:extent cx="1882710" cy="720000"/>
                  <wp:effectExtent b="0" l="0" r="0" t="0"/>
                  <wp:docPr id="2143419868" name="image51.png"/>
                  <a:graphic>
                    <a:graphicData uri="http://schemas.openxmlformats.org/drawingml/2006/picture">
                      <pic:pic>
                        <pic:nvPicPr>
                          <pic:cNvPr id="0" name="image51.png"/>
                          <pic:cNvPicPr preferRelativeResize="0"/>
                        </pic:nvPicPr>
                        <pic:blipFill>
                          <a:blip r:embed="rId63"/>
                          <a:srcRect b="0" l="0" r="0" t="0"/>
                          <a:stretch>
                            <a:fillRect/>
                          </a:stretch>
                        </pic:blipFill>
                        <pic:spPr>
                          <a:xfrm>
                            <a:off x="0" y="0"/>
                            <a:ext cx="1882710"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4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dashboard para gerenciamento de notícias</w:t>
            </w:r>
          </w:p>
        </w:tc>
        <w:tc>
          <w:tcPr/>
          <w:p w:rsidR="00000000" w:rsidDel="00000000" w:rsidP="00000000" w:rsidRDefault="00000000" w:rsidRPr="00000000" w14:paraId="0000034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Não prototipado ainda</w:t>
            </w:r>
          </w:p>
        </w:tc>
        <w:tc>
          <w:tcPr/>
          <w:p w:rsidR="00000000" w:rsidDel="00000000" w:rsidP="00000000" w:rsidRDefault="00000000" w:rsidRPr="00000000" w14:paraId="00000344">
            <w:pPr>
              <w:jc w:val="center"/>
              <w:rPr>
                <w:rFonts w:ascii="Arial" w:cs="Arial" w:eastAsia="Arial" w:hAnsi="Arial"/>
                <w:sz w:val="24"/>
                <w:szCs w:val="24"/>
              </w:rPr>
            </w:pPr>
            <w:r w:rsidDel="00000000" w:rsidR="00000000" w:rsidRPr="00000000">
              <w:rPr/>
              <w:drawing>
                <wp:inline distB="0" distT="0" distL="0" distR="0">
                  <wp:extent cx="1871381" cy="720000"/>
                  <wp:effectExtent b="0" l="0" r="0" t="0"/>
                  <wp:docPr id="2143419869" name="image36.png"/>
                  <a:graphic>
                    <a:graphicData uri="http://schemas.openxmlformats.org/drawingml/2006/picture">
                      <pic:pic>
                        <pic:nvPicPr>
                          <pic:cNvPr id="0" name="image36.png"/>
                          <pic:cNvPicPr preferRelativeResize="0"/>
                        </pic:nvPicPr>
                        <pic:blipFill>
                          <a:blip r:embed="rId64"/>
                          <a:srcRect b="0" l="0" r="0" t="0"/>
                          <a:stretch>
                            <a:fillRect/>
                          </a:stretch>
                        </pic:blipFill>
                        <pic:spPr>
                          <a:xfrm>
                            <a:off x="0" y="0"/>
                            <a:ext cx="1871381"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4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emojis</w:t>
            </w:r>
          </w:p>
        </w:tc>
        <w:tc>
          <w:tcPr/>
          <w:p w:rsidR="00000000" w:rsidDel="00000000" w:rsidP="00000000" w:rsidRDefault="00000000" w:rsidRPr="00000000" w14:paraId="00000346">
            <w:pPr>
              <w:spacing w:line="360" w:lineRule="auto"/>
              <w:jc w:val="center"/>
              <w:rPr>
                <w:rFonts w:ascii="Arial" w:cs="Arial" w:eastAsia="Arial" w:hAnsi="Arial"/>
                <w:sz w:val="24"/>
                <w:szCs w:val="24"/>
              </w:rPr>
            </w:pPr>
            <w:r w:rsidDel="00000000" w:rsidR="00000000" w:rsidRPr="00000000">
              <w:rPr/>
              <w:drawing>
                <wp:inline distB="0" distT="0" distL="0" distR="0">
                  <wp:extent cx="1710000" cy="1800000"/>
                  <wp:effectExtent b="0" l="0" r="0" t="0"/>
                  <wp:docPr id="2143419870" name="image39.png"/>
                  <a:graphic>
                    <a:graphicData uri="http://schemas.openxmlformats.org/drawingml/2006/picture">
                      <pic:pic>
                        <pic:nvPicPr>
                          <pic:cNvPr id="0" name="image39.png"/>
                          <pic:cNvPicPr preferRelativeResize="0"/>
                        </pic:nvPicPr>
                        <pic:blipFill>
                          <a:blip r:embed="rId65"/>
                          <a:srcRect b="0" l="0" r="0" t="0"/>
                          <a:stretch>
                            <a:fillRect/>
                          </a:stretch>
                        </pic:blipFill>
                        <pic:spPr>
                          <a:xfrm>
                            <a:off x="0" y="0"/>
                            <a:ext cx="1710000" cy="180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47">
            <w:pPr>
              <w:jc w:val="center"/>
              <w:rPr>
                <w:rFonts w:ascii="Arial" w:cs="Arial" w:eastAsia="Arial" w:hAnsi="Arial"/>
                <w:sz w:val="24"/>
                <w:szCs w:val="24"/>
              </w:rPr>
            </w:pPr>
            <w:r w:rsidDel="00000000" w:rsidR="00000000" w:rsidRPr="00000000">
              <w:rPr/>
              <w:drawing>
                <wp:inline distB="0" distT="0" distL="0" distR="0">
                  <wp:extent cx="1827398" cy="720000"/>
                  <wp:effectExtent b="0" l="0" r="0" t="0"/>
                  <wp:docPr id="2143419871" name="image38.png"/>
                  <a:graphic>
                    <a:graphicData uri="http://schemas.openxmlformats.org/drawingml/2006/picture">
                      <pic:pic>
                        <pic:nvPicPr>
                          <pic:cNvPr id="0" name="image38.png"/>
                          <pic:cNvPicPr preferRelativeResize="0"/>
                        </pic:nvPicPr>
                        <pic:blipFill>
                          <a:blip r:embed="rId66"/>
                          <a:srcRect b="0" l="0" r="0" t="0"/>
                          <a:stretch>
                            <a:fillRect/>
                          </a:stretch>
                        </pic:blipFill>
                        <pic:spPr>
                          <a:xfrm>
                            <a:off x="0" y="0"/>
                            <a:ext cx="1827398"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4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tela de Classes</w:t>
            </w:r>
          </w:p>
        </w:tc>
        <w:tc>
          <w:tcPr/>
          <w:p w:rsidR="00000000" w:rsidDel="00000000" w:rsidP="00000000" w:rsidRDefault="00000000" w:rsidRPr="00000000" w14:paraId="00000349">
            <w:pPr>
              <w:spacing w:line="360" w:lineRule="auto"/>
              <w:jc w:val="center"/>
              <w:rPr>
                <w:rFonts w:ascii="Arial" w:cs="Arial" w:eastAsia="Arial" w:hAnsi="Arial"/>
                <w:sz w:val="24"/>
                <w:szCs w:val="24"/>
              </w:rPr>
            </w:pPr>
            <w:r w:rsidDel="00000000" w:rsidR="00000000" w:rsidRPr="00000000">
              <w:rPr/>
              <w:drawing>
                <wp:inline distB="0" distT="0" distL="0" distR="0">
                  <wp:extent cx="2058732" cy="1800000"/>
                  <wp:effectExtent b="0" l="0" r="0" t="0"/>
                  <wp:docPr id="2143419872" name="image29.png"/>
                  <a:graphic>
                    <a:graphicData uri="http://schemas.openxmlformats.org/drawingml/2006/picture">
                      <pic:pic>
                        <pic:nvPicPr>
                          <pic:cNvPr id="0" name="image29.png"/>
                          <pic:cNvPicPr preferRelativeResize="0"/>
                        </pic:nvPicPr>
                        <pic:blipFill>
                          <a:blip r:embed="rId67"/>
                          <a:srcRect b="0" l="0" r="0" t="0"/>
                          <a:stretch>
                            <a:fillRect/>
                          </a:stretch>
                        </pic:blipFill>
                        <pic:spPr>
                          <a:xfrm>
                            <a:off x="0" y="0"/>
                            <a:ext cx="2058732" cy="180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4A">
            <w:pPr>
              <w:jc w:val="center"/>
              <w:rPr>
                <w:rFonts w:ascii="Arial" w:cs="Arial" w:eastAsia="Arial" w:hAnsi="Arial"/>
                <w:sz w:val="24"/>
                <w:szCs w:val="24"/>
              </w:rPr>
            </w:pPr>
            <w:r w:rsidDel="00000000" w:rsidR="00000000" w:rsidRPr="00000000">
              <w:rPr/>
              <w:drawing>
                <wp:inline distB="0" distT="0" distL="0" distR="0">
                  <wp:extent cx="1763261" cy="720000"/>
                  <wp:effectExtent b="0" l="0" r="0" t="0"/>
                  <wp:docPr id="2143419873" name="image33.png"/>
                  <a:graphic>
                    <a:graphicData uri="http://schemas.openxmlformats.org/drawingml/2006/picture">
                      <pic:pic>
                        <pic:nvPicPr>
                          <pic:cNvPr id="0" name="image33.png"/>
                          <pic:cNvPicPr preferRelativeResize="0"/>
                        </pic:nvPicPr>
                        <pic:blipFill>
                          <a:blip r:embed="rId68"/>
                          <a:srcRect b="0" l="0" r="0" t="0"/>
                          <a:stretch>
                            <a:fillRect/>
                          </a:stretch>
                        </pic:blipFill>
                        <pic:spPr>
                          <a:xfrm>
                            <a:off x="0" y="0"/>
                            <a:ext cx="1763261"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4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tela de feed</w:t>
            </w:r>
          </w:p>
        </w:tc>
        <w:tc>
          <w:tcPr/>
          <w:p w:rsidR="00000000" w:rsidDel="00000000" w:rsidP="00000000" w:rsidRDefault="00000000" w:rsidRPr="00000000" w14:paraId="0000034C">
            <w:pPr>
              <w:spacing w:line="360" w:lineRule="auto"/>
              <w:jc w:val="center"/>
              <w:rPr>
                <w:rFonts w:ascii="Arial" w:cs="Arial" w:eastAsia="Arial" w:hAnsi="Arial"/>
                <w:sz w:val="24"/>
                <w:szCs w:val="24"/>
              </w:rPr>
            </w:pPr>
            <w:r w:rsidDel="00000000" w:rsidR="00000000" w:rsidRPr="00000000">
              <w:rPr/>
              <w:drawing>
                <wp:inline distB="0" distT="0" distL="0" distR="0">
                  <wp:extent cx="1282667" cy="1800000"/>
                  <wp:effectExtent b="0" l="0" r="0" t="0"/>
                  <wp:docPr id="2143419874"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1282667" cy="180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4D">
            <w:pPr>
              <w:jc w:val="center"/>
              <w:rPr>
                <w:rFonts w:ascii="Arial" w:cs="Arial" w:eastAsia="Arial" w:hAnsi="Arial"/>
                <w:sz w:val="24"/>
                <w:szCs w:val="24"/>
              </w:rPr>
            </w:pPr>
            <w:r w:rsidDel="00000000" w:rsidR="00000000" w:rsidRPr="00000000">
              <w:rPr/>
              <w:drawing>
                <wp:inline distB="0" distT="0" distL="0" distR="0">
                  <wp:extent cx="1766122" cy="720000"/>
                  <wp:effectExtent b="0" l="0" r="0" t="0"/>
                  <wp:docPr id="2143419875" name="image34.png"/>
                  <a:graphic>
                    <a:graphicData uri="http://schemas.openxmlformats.org/drawingml/2006/picture">
                      <pic:pic>
                        <pic:nvPicPr>
                          <pic:cNvPr id="0" name="image34.png"/>
                          <pic:cNvPicPr preferRelativeResize="0"/>
                        </pic:nvPicPr>
                        <pic:blipFill>
                          <a:blip r:embed="rId69"/>
                          <a:srcRect b="0" l="0" r="0" t="0"/>
                          <a:stretch>
                            <a:fillRect/>
                          </a:stretch>
                        </pic:blipFill>
                        <pic:spPr>
                          <a:xfrm>
                            <a:off x="0" y="0"/>
                            <a:ext cx="1766122"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4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redirecionamento para a página de materiais</w:t>
            </w:r>
          </w:p>
        </w:tc>
        <w:tc>
          <w:tcPr/>
          <w:p w:rsidR="00000000" w:rsidDel="00000000" w:rsidP="00000000" w:rsidRDefault="00000000" w:rsidRPr="00000000" w14:paraId="0000034F">
            <w:pPr>
              <w:spacing w:line="360" w:lineRule="auto"/>
              <w:jc w:val="center"/>
              <w:rPr>
                <w:rFonts w:ascii="Arial" w:cs="Arial" w:eastAsia="Arial" w:hAnsi="Arial"/>
                <w:sz w:val="24"/>
                <w:szCs w:val="24"/>
              </w:rPr>
            </w:pPr>
            <w:r w:rsidDel="00000000" w:rsidR="00000000" w:rsidRPr="00000000">
              <w:rPr/>
              <w:drawing>
                <wp:inline distB="0" distT="0" distL="0" distR="0">
                  <wp:extent cx="1838325" cy="638175"/>
                  <wp:effectExtent b="0" l="0" r="0" t="0"/>
                  <wp:docPr id="2143419876"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1838325" cy="6381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50">
            <w:pPr>
              <w:jc w:val="center"/>
              <w:rPr>
                <w:rFonts w:ascii="Arial" w:cs="Arial" w:eastAsia="Arial" w:hAnsi="Arial"/>
                <w:sz w:val="24"/>
                <w:szCs w:val="24"/>
              </w:rPr>
            </w:pPr>
            <w:r w:rsidDel="00000000" w:rsidR="00000000" w:rsidRPr="00000000">
              <w:rPr/>
              <w:drawing>
                <wp:inline distB="0" distT="0" distL="0" distR="0">
                  <wp:extent cx="1679815" cy="720000"/>
                  <wp:effectExtent b="0" l="0" r="0" t="0"/>
                  <wp:docPr id="2143419866" name="image27.png"/>
                  <a:graphic>
                    <a:graphicData uri="http://schemas.openxmlformats.org/drawingml/2006/picture">
                      <pic:pic>
                        <pic:nvPicPr>
                          <pic:cNvPr id="0" name="image27.png"/>
                          <pic:cNvPicPr preferRelativeResize="0"/>
                        </pic:nvPicPr>
                        <pic:blipFill>
                          <a:blip r:embed="rId71"/>
                          <a:srcRect b="0" l="0" r="0" t="0"/>
                          <a:stretch>
                            <a:fillRect/>
                          </a:stretch>
                        </pic:blipFill>
                        <pic:spPr>
                          <a:xfrm>
                            <a:off x="0" y="0"/>
                            <a:ext cx="1679815"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5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redirecionamento para a página de Conversas</w:t>
            </w:r>
          </w:p>
        </w:tc>
        <w:tc>
          <w:tcPr/>
          <w:p w:rsidR="00000000" w:rsidDel="00000000" w:rsidP="00000000" w:rsidRDefault="00000000" w:rsidRPr="00000000" w14:paraId="00000352">
            <w:pPr>
              <w:spacing w:line="360" w:lineRule="auto"/>
              <w:jc w:val="center"/>
              <w:rPr>
                <w:rFonts w:ascii="Arial" w:cs="Arial" w:eastAsia="Arial" w:hAnsi="Arial"/>
                <w:sz w:val="24"/>
                <w:szCs w:val="24"/>
              </w:rPr>
            </w:pPr>
            <w:r w:rsidDel="00000000" w:rsidR="00000000" w:rsidRPr="00000000">
              <w:rPr/>
              <w:drawing>
                <wp:inline distB="0" distT="0" distL="0" distR="0">
                  <wp:extent cx="1724025" cy="609600"/>
                  <wp:effectExtent b="0" l="0" r="0" t="0"/>
                  <wp:docPr id="2143419857" name="image12.png"/>
                  <a:graphic>
                    <a:graphicData uri="http://schemas.openxmlformats.org/drawingml/2006/picture">
                      <pic:pic>
                        <pic:nvPicPr>
                          <pic:cNvPr id="0" name="image12.png"/>
                          <pic:cNvPicPr preferRelativeResize="0"/>
                        </pic:nvPicPr>
                        <pic:blipFill>
                          <a:blip r:embed="rId72"/>
                          <a:srcRect b="0" l="0" r="0" t="0"/>
                          <a:stretch>
                            <a:fillRect/>
                          </a:stretch>
                        </pic:blipFill>
                        <pic:spPr>
                          <a:xfrm>
                            <a:off x="0" y="0"/>
                            <a:ext cx="1724025" cy="609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53">
            <w:pPr>
              <w:jc w:val="center"/>
              <w:rPr>
                <w:rFonts w:ascii="Arial" w:cs="Arial" w:eastAsia="Arial" w:hAnsi="Arial"/>
                <w:sz w:val="24"/>
                <w:szCs w:val="24"/>
              </w:rPr>
            </w:pPr>
            <w:r w:rsidDel="00000000" w:rsidR="00000000" w:rsidRPr="00000000">
              <w:rPr/>
              <w:drawing>
                <wp:inline distB="0" distT="0" distL="0" distR="0">
                  <wp:extent cx="1850700" cy="720000"/>
                  <wp:effectExtent b="0" l="0" r="0" t="0"/>
                  <wp:docPr id="2143419858" name="image16.png"/>
                  <a:graphic>
                    <a:graphicData uri="http://schemas.openxmlformats.org/drawingml/2006/picture">
                      <pic:pic>
                        <pic:nvPicPr>
                          <pic:cNvPr id="0" name="image16.png"/>
                          <pic:cNvPicPr preferRelativeResize="0"/>
                        </pic:nvPicPr>
                        <pic:blipFill>
                          <a:blip r:embed="rId73"/>
                          <a:srcRect b="0" l="0" r="0" t="0"/>
                          <a:stretch>
                            <a:fillRect/>
                          </a:stretch>
                        </pic:blipFill>
                        <pic:spPr>
                          <a:xfrm>
                            <a:off x="0" y="0"/>
                            <a:ext cx="1850700"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5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redirecionamento para a página de Classes</w:t>
            </w:r>
          </w:p>
        </w:tc>
        <w:tc>
          <w:tcPr/>
          <w:p w:rsidR="00000000" w:rsidDel="00000000" w:rsidP="00000000" w:rsidRDefault="00000000" w:rsidRPr="00000000" w14:paraId="00000355">
            <w:pPr>
              <w:spacing w:line="360" w:lineRule="auto"/>
              <w:jc w:val="center"/>
              <w:rPr>
                <w:rFonts w:ascii="Arial" w:cs="Arial" w:eastAsia="Arial" w:hAnsi="Arial"/>
                <w:sz w:val="24"/>
                <w:szCs w:val="24"/>
              </w:rPr>
            </w:pPr>
            <w:r w:rsidDel="00000000" w:rsidR="00000000" w:rsidRPr="00000000">
              <w:rPr/>
              <w:drawing>
                <wp:inline distB="0" distT="0" distL="0" distR="0">
                  <wp:extent cx="1981200" cy="752475"/>
                  <wp:effectExtent b="0" l="0" r="0" t="0"/>
                  <wp:docPr id="2143419859" name="image20.png"/>
                  <a:graphic>
                    <a:graphicData uri="http://schemas.openxmlformats.org/drawingml/2006/picture">
                      <pic:pic>
                        <pic:nvPicPr>
                          <pic:cNvPr id="0" name="image20.png"/>
                          <pic:cNvPicPr preferRelativeResize="0"/>
                        </pic:nvPicPr>
                        <pic:blipFill>
                          <a:blip r:embed="rId74"/>
                          <a:srcRect b="0" l="0" r="0" t="0"/>
                          <a:stretch>
                            <a:fillRect/>
                          </a:stretch>
                        </pic:blipFill>
                        <pic:spPr>
                          <a:xfrm>
                            <a:off x="0" y="0"/>
                            <a:ext cx="1981200" cy="752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56">
            <w:pPr>
              <w:jc w:val="center"/>
              <w:rPr>
                <w:rFonts w:ascii="Arial" w:cs="Arial" w:eastAsia="Arial" w:hAnsi="Arial"/>
                <w:sz w:val="24"/>
                <w:szCs w:val="24"/>
              </w:rPr>
            </w:pPr>
            <w:r w:rsidDel="00000000" w:rsidR="00000000" w:rsidRPr="00000000">
              <w:rPr/>
              <w:drawing>
                <wp:inline distB="0" distT="0" distL="0" distR="0">
                  <wp:extent cx="1957770" cy="720000"/>
                  <wp:effectExtent b="0" l="0" r="0" t="0"/>
                  <wp:docPr id="2143419860" name="image14.png"/>
                  <a:graphic>
                    <a:graphicData uri="http://schemas.openxmlformats.org/drawingml/2006/picture">
                      <pic:pic>
                        <pic:nvPicPr>
                          <pic:cNvPr id="0" name="image14.png"/>
                          <pic:cNvPicPr preferRelativeResize="0"/>
                        </pic:nvPicPr>
                        <pic:blipFill>
                          <a:blip r:embed="rId75"/>
                          <a:srcRect b="0" l="0" r="0" t="0"/>
                          <a:stretch>
                            <a:fillRect/>
                          </a:stretch>
                        </pic:blipFill>
                        <pic:spPr>
                          <a:xfrm>
                            <a:off x="0" y="0"/>
                            <a:ext cx="1957770"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5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redirecionamento para a página de favoritos</w:t>
            </w:r>
          </w:p>
        </w:tc>
        <w:tc>
          <w:tcPr/>
          <w:p w:rsidR="00000000" w:rsidDel="00000000" w:rsidP="00000000" w:rsidRDefault="00000000" w:rsidRPr="00000000" w14:paraId="00000358">
            <w:pPr>
              <w:spacing w:line="360" w:lineRule="auto"/>
              <w:jc w:val="center"/>
              <w:rPr>
                <w:rFonts w:ascii="Arial" w:cs="Arial" w:eastAsia="Arial" w:hAnsi="Arial"/>
                <w:sz w:val="24"/>
                <w:szCs w:val="24"/>
              </w:rPr>
            </w:pPr>
            <w:r w:rsidDel="00000000" w:rsidR="00000000" w:rsidRPr="00000000">
              <w:rPr/>
              <w:drawing>
                <wp:inline distB="0" distT="0" distL="0" distR="0">
                  <wp:extent cx="1981200" cy="857250"/>
                  <wp:effectExtent b="0" l="0" r="0" t="0"/>
                  <wp:docPr id="2143419861" name="image61.png"/>
                  <a:graphic>
                    <a:graphicData uri="http://schemas.openxmlformats.org/drawingml/2006/picture">
                      <pic:pic>
                        <pic:nvPicPr>
                          <pic:cNvPr id="0" name="image61.png"/>
                          <pic:cNvPicPr preferRelativeResize="0"/>
                        </pic:nvPicPr>
                        <pic:blipFill>
                          <a:blip r:embed="rId76"/>
                          <a:srcRect b="0" l="0" r="0" t="0"/>
                          <a:stretch>
                            <a:fillRect/>
                          </a:stretch>
                        </pic:blipFill>
                        <pic:spPr>
                          <a:xfrm>
                            <a:off x="0" y="0"/>
                            <a:ext cx="1981200" cy="8572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59">
            <w:pPr>
              <w:jc w:val="center"/>
              <w:rPr>
                <w:rFonts w:ascii="Arial" w:cs="Arial" w:eastAsia="Arial" w:hAnsi="Arial"/>
                <w:sz w:val="24"/>
                <w:szCs w:val="24"/>
              </w:rPr>
            </w:pPr>
            <w:r w:rsidDel="00000000" w:rsidR="00000000" w:rsidRPr="00000000">
              <w:rPr/>
              <w:drawing>
                <wp:inline distB="0" distT="0" distL="0" distR="0">
                  <wp:extent cx="1874066" cy="720000"/>
                  <wp:effectExtent b="0" l="0" r="0" t="0"/>
                  <wp:docPr id="2143419862" name="image26.png"/>
                  <a:graphic>
                    <a:graphicData uri="http://schemas.openxmlformats.org/drawingml/2006/picture">
                      <pic:pic>
                        <pic:nvPicPr>
                          <pic:cNvPr id="0" name="image26.png"/>
                          <pic:cNvPicPr preferRelativeResize="0"/>
                        </pic:nvPicPr>
                        <pic:blipFill>
                          <a:blip r:embed="rId77"/>
                          <a:srcRect b="0" l="0" r="0" t="0"/>
                          <a:stretch>
                            <a:fillRect/>
                          </a:stretch>
                        </pic:blipFill>
                        <pic:spPr>
                          <a:xfrm>
                            <a:off x="0" y="0"/>
                            <a:ext cx="1874066"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5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redirecionamento para a página de Notícias</w:t>
            </w:r>
          </w:p>
        </w:tc>
        <w:tc>
          <w:tcPr/>
          <w:p w:rsidR="00000000" w:rsidDel="00000000" w:rsidP="00000000" w:rsidRDefault="00000000" w:rsidRPr="00000000" w14:paraId="0000035B">
            <w:pPr>
              <w:spacing w:line="360" w:lineRule="auto"/>
              <w:jc w:val="center"/>
              <w:rPr>
                <w:rFonts w:ascii="Arial" w:cs="Arial" w:eastAsia="Arial" w:hAnsi="Arial"/>
                <w:sz w:val="24"/>
                <w:szCs w:val="24"/>
              </w:rPr>
            </w:pPr>
            <w:r w:rsidDel="00000000" w:rsidR="00000000" w:rsidRPr="00000000">
              <w:rPr/>
              <w:drawing>
                <wp:inline distB="0" distT="0" distL="0" distR="0">
                  <wp:extent cx="2038350" cy="895350"/>
                  <wp:effectExtent b="0" l="0" r="0" t="0"/>
                  <wp:docPr id="2143419863" name="image17.png"/>
                  <a:graphic>
                    <a:graphicData uri="http://schemas.openxmlformats.org/drawingml/2006/picture">
                      <pic:pic>
                        <pic:nvPicPr>
                          <pic:cNvPr id="0" name="image17.png"/>
                          <pic:cNvPicPr preferRelativeResize="0"/>
                        </pic:nvPicPr>
                        <pic:blipFill>
                          <a:blip r:embed="rId78"/>
                          <a:srcRect b="0" l="0" r="0" t="0"/>
                          <a:stretch>
                            <a:fillRect/>
                          </a:stretch>
                        </pic:blipFill>
                        <pic:spPr>
                          <a:xfrm>
                            <a:off x="0" y="0"/>
                            <a:ext cx="2038350" cy="8953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5C">
            <w:pPr>
              <w:jc w:val="center"/>
              <w:rPr>
                <w:rFonts w:ascii="Arial" w:cs="Arial" w:eastAsia="Arial" w:hAnsi="Arial"/>
                <w:sz w:val="24"/>
                <w:szCs w:val="24"/>
              </w:rPr>
            </w:pPr>
            <w:r w:rsidDel="00000000" w:rsidR="00000000" w:rsidRPr="00000000">
              <w:rPr/>
              <w:drawing>
                <wp:inline distB="0" distT="0" distL="0" distR="0">
                  <wp:extent cx="1833554" cy="720000"/>
                  <wp:effectExtent b="0" l="0" r="0" t="0"/>
                  <wp:docPr id="2143419864" name="image25.png"/>
                  <a:graphic>
                    <a:graphicData uri="http://schemas.openxmlformats.org/drawingml/2006/picture">
                      <pic:pic>
                        <pic:nvPicPr>
                          <pic:cNvPr id="0" name="image25.png"/>
                          <pic:cNvPicPr preferRelativeResize="0"/>
                        </pic:nvPicPr>
                        <pic:blipFill>
                          <a:blip r:embed="rId79"/>
                          <a:srcRect b="0" l="0" r="0" t="0"/>
                          <a:stretch>
                            <a:fillRect/>
                          </a:stretch>
                        </pic:blipFill>
                        <pic:spPr>
                          <a:xfrm>
                            <a:off x="0" y="0"/>
                            <a:ext cx="1833554"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5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para ver perfil de outros usuários</w:t>
            </w:r>
          </w:p>
        </w:tc>
        <w:tc>
          <w:tcPr/>
          <w:p w:rsidR="00000000" w:rsidDel="00000000" w:rsidP="00000000" w:rsidRDefault="00000000" w:rsidRPr="00000000" w14:paraId="0000035E">
            <w:pPr>
              <w:spacing w:line="360" w:lineRule="auto"/>
              <w:jc w:val="center"/>
              <w:rPr>
                <w:rFonts w:ascii="Arial" w:cs="Arial" w:eastAsia="Arial" w:hAnsi="Arial"/>
                <w:sz w:val="24"/>
                <w:szCs w:val="24"/>
              </w:rPr>
            </w:pPr>
            <w:r w:rsidDel="00000000" w:rsidR="00000000" w:rsidRPr="00000000">
              <w:rPr/>
              <w:drawing>
                <wp:inline distB="0" distT="0" distL="0" distR="0">
                  <wp:extent cx="2667000" cy="523875"/>
                  <wp:effectExtent b="0" l="0" r="0" t="0"/>
                  <wp:docPr id="2143419865" name="image21.png"/>
                  <a:graphic>
                    <a:graphicData uri="http://schemas.openxmlformats.org/drawingml/2006/picture">
                      <pic:pic>
                        <pic:nvPicPr>
                          <pic:cNvPr id="0" name="image21.png"/>
                          <pic:cNvPicPr preferRelativeResize="0"/>
                        </pic:nvPicPr>
                        <pic:blipFill>
                          <a:blip r:embed="rId80"/>
                          <a:srcRect b="0" l="0" r="0" t="0"/>
                          <a:stretch>
                            <a:fillRect/>
                          </a:stretch>
                        </pic:blipFill>
                        <pic:spPr>
                          <a:xfrm>
                            <a:off x="0" y="0"/>
                            <a:ext cx="2667000" cy="5238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5F">
            <w:pPr>
              <w:jc w:val="center"/>
              <w:rPr>
                <w:rFonts w:ascii="Arial" w:cs="Arial" w:eastAsia="Arial" w:hAnsi="Arial"/>
                <w:sz w:val="24"/>
                <w:szCs w:val="24"/>
              </w:rPr>
            </w:pPr>
            <w:r w:rsidDel="00000000" w:rsidR="00000000" w:rsidRPr="00000000">
              <w:rPr/>
              <w:drawing>
                <wp:inline distB="0" distT="0" distL="0" distR="0">
                  <wp:extent cx="1906340" cy="720000"/>
                  <wp:effectExtent b="0" l="0" r="0" t="0"/>
                  <wp:docPr id="2143419855" name="image77.png"/>
                  <a:graphic>
                    <a:graphicData uri="http://schemas.openxmlformats.org/drawingml/2006/picture">
                      <pic:pic>
                        <pic:nvPicPr>
                          <pic:cNvPr id="0" name="image77.png"/>
                          <pic:cNvPicPr preferRelativeResize="0"/>
                        </pic:nvPicPr>
                        <pic:blipFill>
                          <a:blip r:embed="rId81"/>
                          <a:srcRect b="0" l="0" r="0" t="0"/>
                          <a:stretch>
                            <a:fillRect/>
                          </a:stretch>
                        </pic:blipFill>
                        <pic:spPr>
                          <a:xfrm>
                            <a:off x="0" y="0"/>
                            <a:ext cx="1906340"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6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para criar pasta</w:t>
            </w:r>
          </w:p>
        </w:tc>
        <w:tc>
          <w:tcPr/>
          <w:p w:rsidR="00000000" w:rsidDel="00000000" w:rsidP="00000000" w:rsidRDefault="00000000" w:rsidRPr="00000000" w14:paraId="00000361">
            <w:pPr>
              <w:spacing w:line="360" w:lineRule="auto"/>
              <w:jc w:val="center"/>
              <w:rPr>
                <w:rFonts w:ascii="Arial" w:cs="Arial" w:eastAsia="Arial" w:hAnsi="Arial"/>
                <w:sz w:val="24"/>
                <w:szCs w:val="24"/>
              </w:rPr>
            </w:pPr>
            <w:r w:rsidDel="00000000" w:rsidR="00000000" w:rsidRPr="00000000">
              <w:rPr/>
              <w:drawing>
                <wp:inline distB="0" distT="0" distL="0" distR="0">
                  <wp:extent cx="1238250" cy="438150"/>
                  <wp:effectExtent b="0" l="0" r="0" t="0"/>
                  <wp:docPr id="2143419856" name="image19.png"/>
                  <a:graphic>
                    <a:graphicData uri="http://schemas.openxmlformats.org/drawingml/2006/picture">
                      <pic:pic>
                        <pic:nvPicPr>
                          <pic:cNvPr id="0" name="image19.png"/>
                          <pic:cNvPicPr preferRelativeResize="0"/>
                        </pic:nvPicPr>
                        <pic:blipFill>
                          <a:blip r:embed="rId82"/>
                          <a:srcRect b="0" l="0" r="0" t="0"/>
                          <a:stretch>
                            <a:fillRect/>
                          </a:stretch>
                        </pic:blipFill>
                        <pic:spPr>
                          <a:xfrm>
                            <a:off x="0" y="0"/>
                            <a:ext cx="1238250" cy="4381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62">
            <w:pPr>
              <w:jc w:val="center"/>
              <w:rPr>
                <w:rFonts w:ascii="Arial" w:cs="Arial" w:eastAsia="Arial" w:hAnsi="Arial"/>
                <w:sz w:val="24"/>
                <w:szCs w:val="24"/>
              </w:rPr>
            </w:pPr>
            <w:r w:rsidDel="00000000" w:rsidR="00000000" w:rsidRPr="00000000">
              <w:rPr/>
              <w:drawing>
                <wp:inline distB="0" distT="0" distL="0" distR="0">
                  <wp:extent cx="1828933" cy="720000"/>
                  <wp:effectExtent b="0" l="0" r="0" t="0"/>
                  <wp:docPr id="2143419891" name="image80.png"/>
                  <a:graphic>
                    <a:graphicData uri="http://schemas.openxmlformats.org/drawingml/2006/picture">
                      <pic:pic>
                        <pic:nvPicPr>
                          <pic:cNvPr id="0" name="image80.png"/>
                          <pic:cNvPicPr preferRelativeResize="0"/>
                        </pic:nvPicPr>
                        <pic:blipFill>
                          <a:blip r:embed="rId83"/>
                          <a:srcRect b="0" l="0" r="0" t="0"/>
                          <a:stretch>
                            <a:fillRect/>
                          </a:stretch>
                        </pic:blipFill>
                        <pic:spPr>
                          <a:xfrm>
                            <a:off x="0" y="0"/>
                            <a:ext cx="1828933"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6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para ver arquivos das pastas de materiais</w:t>
            </w:r>
          </w:p>
        </w:tc>
        <w:tc>
          <w:tcPr/>
          <w:p w:rsidR="00000000" w:rsidDel="00000000" w:rsidP="00000000" w:rsidRDefault="00000000" w:rsidRPr="00000000" w14:paraId="00000364">
            <w:pPr>
              <w:spacing w:line="360" w:lineRule="auto"/>
              <w:jc w:val="center"/>
              <w:rPr>
                <w:rFonts w:ascii="Arial" w:cs="Arial" w:eastAsia="Arial" w:hAnsi="Arial"/>
                <w:sz w:val="24"/>
                <w:szCs w:val="24"/>
              </w:rPr>
            </w:pPr>
            <w:r w:rsidDel="00000000" w:rsidR="00000000" w:rsidRPr="00000000">
              <w:rPr/>
              <w:drawing>
                <wp:inline distB="0" distT="0" distL="0" distR="0">
                  <wp:extent cx="2102400" cy="720000"/>
                  <wp:effectExtent b="0" l="0" r="0" t="0"/>
                  <wp:docPr id="2143419892" name="image48.png"/>
                  <a:graphic>
                    <a:graphicData uri="http://schemas.openxmlformats.org/drawingml/2006/picture">
                      <pic:pic>
                        <pic:nvPicPr>
                          <pic:cNvPr id="0" name="image48.png"/>
                          <pic:cNvPicPr preferRelativeResize="0"/>
                        </pic:nvPicPr>
                        <pic:blipFill>
                          <a:blip r:embed="rId84"/>
                          <a:srcRect b="0" l="0" r="0" t="0"/>
                          <a:stretch>
                            <a:fillRect/>
                          </a:stretch>
                        </pic:blipFill>
                        <pic:spPr>
                          <a:xfrm>
                            <a:off x="0" y="0"/>
                            <a:ext cx="2102400" cy="72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65">
            <w:pPr>
              <w:jc w:val="center"/>
              <w:rPr>
                <w:rFonts w:ascii="Arial" w:cs="Arial" w:eastAsia="Arial" w:hAnsi="Arial"/>
                <w:sz w:val="24"/>
                <w:szCs w:val="24"/>
              </w:rPr>
            </w:pPr>
            <w:r w:rsidDel="00000000" w:rsidR="00000000" w:rsidRPr="00000000">
              <w:rPr/>
              <w:drawing>
                <wp:inline distB="0" distT="0" distL="0" distR="0">
                  <wp:extent cx="1798216" cy="720000"/>
                  <wp:effectExtent b="0" l="0" r="0" t="0"/>
                  <wp:docPr id="2143419893" name="image56.png"/>
                  <a:graphic>
                    <a:graphicData uri="http://schemas.openxmlformats.org/drawingml/2006/picture">
                      <pic:pic>
                        <pic:nvPicPr>
                          <pic:cNvPr id="0" name="image56.png"/>
                          <pic:cNvPicPr preferRelativeResize="0"/>
                        </pic:nvPicPr>
                        <pic:blipFill>
                          <a:blip r:embed="rId85"/>
                          <a:srcRect b="0" l="0" r="0" t="0"/>
                          <a:stretch>
                            <a:fillRect/>
                          </a:stretch>
                        </pic:blipFill>
                        <pic:spPr>
                          <a:xfrm>
                            <a:off x="0" y="0"/>
                            <a:ext cx="1798216"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6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gerenciamento de pastas</w:t>
            </w:r>
          </w:p>
        </w:tc>
        <w:tc>
          <w:tcPr/>
          <w:p w:rsidR="00000000" w:rsidDel="00000000" w:rsidP="00000000" w:rsidRDefault="00000000" w:rsidRPr="00000000" w14:paraId="00000367">
            <w:pPr>
              <w:spacing w:line="360" w:lineRule="auto"/>
              <w:jc w:val="center"/>
              <w:rPr>
                <w:rFonts w:ascii="Arial" w:cs="Arial" w:eastAsia="Arial" w:hAnsi="Arial"/>
                <w:sz w:val="24"/>
                <w:szCs w:val="24"/>
              </w:rPr>
            </w:pPr>
            <w:r w:rsidDel="00000000" w:rsidR="00000000" w:rsidRPr="00000000">
              <w:rPr/>
              <w:drawing>
                <wp:inline distB="0" distT="0" distL="0" distR="0">
                  <wp:extent cx="352425" cy="323850"/>
                  <wp:effectExtent b="0" l="0" r="0" t="0"/>
                  <wp:docPr id="2143419894" name="image57.png"/>
                  <a:graphic>
                    <a:graphicData uri="http://schemas.openxmlformats.org/drawingml/2006/picture">
                      <pic:pic>
                        <pic:nvPicPr>
                          <pic:cNvPr id="0" name="image57.png"/>
                          <pic:cNvPicPr preferRelativeResize="0"/>
                        </pic:nvPicPr>
                        <pic:blipFill>
                          <a:blip r:embed="rId86"/>
                          <a:srcRect b="0" l="0" r="0" t="0"/>
                          <a:stretch>
                            <a:fillRect/>
                          </a:stretch>
                        </pic:blipFill>
                        <pic:spPr>
                          <a:xfrm>
                            <a:off x="0" y="0"/>
                            <a:ext cx="352425" cy="3238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68">
            <w:pPr>
              <w:jc w:val="center"/>
              <w:rPr>
                <w:rFonts w:ascii="Arial" w:cs="Arial" w:eastAsia="Arial" w:hAnsi="Arial"/>
                <w:sz w:val="24"/>
                <w:szCs w:val="24"/>
              </w:rPr>
            </w:pPr>
            <w:r w:rsidDel="00000000" w:rsidR="00000000" w:rsidRPr="00000000">
              <w:rPr/>
              <w:drawing>
                <wp:inline distB="0" distT="0" distL="0" distR="0">
                  <wp:extent cx="1819253" cy="720000"/>
                  <wp:effectExtent b="0" l="0" r="0" t="0"/>
                  <wp:docPr id="2143419895" name="image65.png"/>
                  <a:graphic>
                    <a:graphicData uri="http://schemas.openxmlformats.org/drawingml/2006/picture">
                      <pic:pic>
                        <pic:nvPicPr>
                          <pic:cNvPr id="0" name="image65.png"/>
                          <pic:cNvPicPr preferRelativeResize="0"/>
                        </pic:nvPicPr>
                        <pic:blipFill>
                          <a:blip r:embed="rId87"/>
                          <a:srcRect b="0" l="0" r="0" t="0"/>
                          <a:stretch>
                            <a:fillRect/>
                          </a:stretch>
                        </pic:blipFill>
                        <pic:spPr>
                          <a:xfrm>
                            <a:off x="0" y="0"/>
                            <a:ext cx="1819253"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6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filtragem de pastas</w:t>
            </w:r>
          </w:p>
        </w:tc>
        <w:tc>
          <w:tcPr/>
          <w:p w:rsidR="00000000" w:rsidDel="00000000" w:rsidP="00000000" w:rsidRDefault="00000000" w:rsidRPr="00000000" w14:paraId="0000036A">
            <w:pPr>
              <w:spacing w:line="360" w:lineRule="auto"/>
              <w:jc w:val="center"/>
              <w:rPr>
                <w:rFonts w:ascii="Arial" w:cs="Arial" w:eastAsia="Arial" w:hAnsi="Arial"/>
                <w:sz w:val="24"/>
                <w:szCs w:val="24"/>
              </w:rPr>
            </w:pPr>
            <w:r w:rsidDel="00000000" w:rsidR="00000000" w:rsidRPr="00000000">
              <w:rPr/>
              <w:drawing>
                <wp:inline distB="0" distT="0" distL="0" distR="0">
                  <wp:extent cx="1152000" cy="720000"/>
                  <wp:effectExtent b="0" l="0" r="0" t="0"/>
                  <wp:docPr id="2143419896" name="image59.png"/>
                  <a:graphic>
                    <a:graphicData uri="http://schemas.openxmlformats.org/drawingml/2006/picture">
                      <pic:pic>
                        <pic:nvPicPr>
                          <pic:cNvPr id="0" name="image59.png"/>
                          <pic:cNvPicPr preferRelativeResize="0"/>
                        </pic:nvPicPr>
                        <pic:blipFill>
                          <a:blip r:embed="rId88"/>
                          <a:srcRect b="0" l="0" r="0" t="0"/>
                          <a:stretch>
                            <a:fillRect/>
                          </a:stretch>
                        </pic:blipFill>
                        <pic:spPr>
                          <a:xfrm>
                            <a:off x="0" y="0"/>
                            <a:ext cx="1152000" cy="72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6B">
            <w:pPr>
              <w:jc w:val="center"/>
              <w:rPr>
                <w:rFonts w:ascii="Arial" w:cs="Arial" w:eastAsia="Arial" w:hAnsi="Arial"/>
                <w:sz w:val="24"/>
                <w:szCs w:val="24"/>
              </w:rPr>
            </w:pPr>
            <w:r w:rsidDel="00000000" w:rsidR="00000000" w:rsidRPr="00000000">
              <w:rPr/>
              <w:drawing>
                <wp:inline distB="0" distT="0" distL="0" distR="0">
                  <wp:extent cx="1925448" cy="720000"/>
                  <wp:effectExtent b="0" l="0" r="0" t="0"/>
                  <wp:docPr id="2143419898" name="image75.png"/>
                  <a:graphic>
                    <a:graphicData uri="http://schemas.openxmlformats.org/drawingml/2006/picture">
                      <pic:pic>
                        <pic:nvPicPr>
                          <pic:cNvPr id="0" name="image75.png"/>
                          <pic:cNvPicPr preferRelativeResize="0"/>
                        </pic:nvPicPr>
                        <pic:blipFill>
                          <a:blip r:embed="rId89"/>
                          <a:srcRect b="0" l="0" r="0" t="0"/>
                          <a:stretch>
                            <a:fillRect/>
                          </a:stretch>
                        </pic:blipFill>
                        <pic:spPr>
                          <a:xfrm>
                            <a:off x="0" y="0"/>
                            <a:ext cx="1925448"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6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para ligação de voz</w:t>
            </w:r>
          </w:p>
        </w:tc>
        <w:tc>
          <w:tcPr/>
          <w:p w:rsidR="00000000" w:rsidDel="00000000" w:rsidP="00000000" w:rsidRDefault="00000000" w:rsidRPr="00000000" w14:paraId="0000036D">
            <w:pPr>
              <w:spacing w:line="360" w:lineRule="auto"/>
              <w:jc w:val="center"/>
              <w:rPr>
                <w:rFonts w:ascii="Arial" w:cs="Arial" w:eastAsia="Arial" w:hAnsi="Arial"/>
                <w:sz w:val="24"/>
                <w:szCs w:val="24"/>
              </w:rPr>
            </w:pPr>
            <w:r w:rsidDel="00000000" w:rsidR="00000000" w:rsidRPr="00000000">
              <w:rPr/>
              <w:drawing>
                <wp:inline distB="0" distT="0" distL="0" distR="0">
                  <wp:extent cx="438150" cy="466725"/>
                  <wp:effectExtent b="0" l="0" r="0" t="0"/>
                  <wp:docPr id="2143419899" name="image54.png"/>
                  <a:graphic>
                    <a:graphicData uri="http://schemas.openxmlformats.org/drawingml/2006/picture">
                      <pic:pic>
                        <pic:nvPicPr>
                          <pic:cNvPr id="0" name="image54.png"/>
                          <pic:cNvPicPr preferRelativeResize="0"/>
                        </pic:nvPicPr>
                        <pic:blipFill>
                          <a:blip r:embed="rId90"/>
                          <a:srcRect b="0" l="0" r="0" t="0"/>
                          <a:stretch>
                            <a:fillRect/>
                          </a:stretch>
                        </pic:blipFill>
                        <pic:spPr>
                          <a:xfrm>
                            <a:off x="0" y="0"/>
                            <a:ext cx="438150" cy="4667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6E">
            <w:pPr>
              <w:jc w:val="center"/>
              <w:rPr>
                <w:rFonts w:ascii="Arial" w:cs="Arial" w:eastAsia="Arial" w:hAnsi="Arial"/>
                <w:sz w:val="24"/>
                <w:szCs w:val="24"/>
              </w:rPr>
            </w:pPr>
            <w:r w:rsidDel="00000000" w:rsidR="00000000" w:rsidRPr="00000000">
              <w:rPr/>
              <w:drawing>
                <wp:inline distB="0" distT="0" distL="0" distR="0">
                  <wp:extent cx="1866568" cy="720000"/>
                  <wp:effectExtent b="0" l="0" r="0" t="0"/>
                  <wp:docPr id="2143419888" name="image41.png"/>
                  <a:graphic>
                    <a:graphicData uri="http://schemas.openxmlformats.org/drawingml/2006/picture">
                      <pic:pic>
                        <pic:nvPicPr>
                          <pic:cNvPr id="0" name="image41.png"/>
                          <pic:cNvPicPr preferRelativeResize="0"/>
                        </pic:nvPicPr>
                        <pic:blipFill>
                          <a:blip r:embed="rId91"/>
                          <a:srcRect b="0" l="0" r="0" t="0"/>
                          <a:stretch>
                            <a:fillRect/>
                          </a:stretch>
                        </pic:blipFill>
                        <pic:spPr>
                          <a:xfrm>
                            <a:off x="0" y="0"/>
                            <a:ext cx="1866568"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6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para chamada de vídeo</w:t>
            </w:r>
          </w:p>
        </w:tc>
        <w:tc>
          <w:tcPr/>
          <w:p w:rsidR="00000000" w:rsidDel="00000000" w:rsidP="00000000" w:rsidRDefault="00000000" w:rsidRPr="00000000" w14:paraId="00000370">
            <w:pPr>
              <w:spacing w:line="360" w:lineRule="auto"/>
              <w:jc w:val="center"/>
              <w:rPr>
                <w:rFonts w:ascii="Arial" w:cs="Arial" w:eastAsia="Arial" w:hAnsi="Arial"/>
                <w:sz w:val="24"/>
                <w:szCs w:val="24"/>
              </w:rPr>
            </w:pPr>
            <w:r w:rsidDel="00000000" w:rsidR="00000000" w:rsidRPr="00000000">
              <w:rPr/>
              <w:drawing>
                <wp:inline distB="0" distT="0" distL="0" distR="0">
                  <wp:extent cx="314325" cy="295275"/>
                  <wp:effectExtent b="0" l="0" r="0" t="0"/>
                  <wp:docPr id="2143419889" name="image49.png"/>
                  <a:graphic>
                    <a:graphicData uri="http://schemas.openxmlformats.org/drawingml/2006/picture">
                      <pic:pic>
                        <pic:nvPicPr>
                          <pic:cNvPr id="0" name="image49.png"/>
                          <pic:cNvPicPr preferRelativeResize="0"/>
                        </pic:nvPicPr>
                        <pic:blipFill>
                          <a:blip r:embed="rId92"/>
                          <a:srcRect b="0" l="0" r="0" t="0"/>
                          <a:stretch>
                            <a:fillRect/>
                          </a:stretch>
                        </pic:blipFill>
                        <pic:spPr>
                          <a:xfrm>
                            <a:off x="0" y="0"/>
                            <a:ext cx="314325" cy="2952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71">
            <w:pPr>
              <w:jc w:val="center"/>
              <w:rPr>
                <w:rFonts w:ascii="Arial" w:cs="Arial" w:eastAsia="Arial" w:hAnsi="Arial"/>
                <w:sz w:val="24"/>
                <w:szCs w:val="24"/>
              </w:rPr>
            </w:pPr>
            <w:r w:rsidDel="00000000" w:rsidR="00000000" w:rsidRPr="00000000">
              <w:rPr/>
              <w:drawing>
                <wp:inline distB="0" distT="0" distL="0" distR="0">
                  <wp:extent cx="1819760" cy="720000"/>
                  <wp:effectExtent b="0" l="0" r="0" t="0"/>
                  <wp:docPr id="2143419890" name="image52.png"/>
                  <a:graphic>
                    <a:graphicData uri="http://schemas.openxmlformats.org/drawingml/2006/picture">
                      <pic:pic>
                        <pic:nvPicPr>
                          <pic:cNvPr id="0" name="image52.png"/>
                          <pic:cNvPicPr preferRelativeResize="0"/>
                        </pic:nvPicPr>
                        <pic:blipFill>
                          <a:blip r:embed="rId93"/>
                          <a:srcRect b="0" l="0" r="0" t="0"/>
                          <a:stretch>
                            <a:fillRect/>
                          </a:stretch>
                        </pic:blipFill>
                        <pic:spPr>
                          <a:xfrm>
                            <a:off x="0" y="0"/>
                            <a:ext cx="1819760"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7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pesquisa de conversas</w:t>
            </w:r>
          </w:p>
        </w:tc>
        <w:tc>
          <w:tcPr/>
          <w:p w:rsidR="00000000" w:rsidDel="00000000" w:rsidP="00000000" w:rsidRDefault="00000000" w:rsidRPr="00000000" w14:paraId="00000373">
            <w:pPr>
              <w:spacing w:line="360" w:lineRule="auto"/>
              <w:jc w:val="center"/>
              <w:rPr>
                <w:rFonts w:ascii="Arial" w:cs="Arial" w:eastAsia="Arial" w:hAnsi="Arial"/>
                <w:sz w:val="24"/>
                <w:szCs w:val="24"/>
              </w:rPr>
            </w:pPr>
            <w:r w:rsidDel="00000000" w:rsidR="00000000" w:rsidRPr="00000000">
              <w:rPr/>
              <w:drawing>
                <wp:inline distB="0" distT="0" distL="0" distR="0">
                  <wp:extent cx="266700" cy="266700"/>
                  <wp:effectExtent b="0" l="0" r="0" t="0"/>
                  <wp:docPr id="2143419881" name="image86.png"/>
                  <a:graphic>
                    <a:graphicData uri="http://schemas.openxmlformats.org/drawingml/2006/picture">
                      <pic:pic>
                        <pic:nvPicPr>
                          <pic:cNvPr id="0" name="image86.png"/>
                          <pic:cNvPicPr preferRelativeResize="0"/>
                        </pic:nvPicPr>
                        <pic:blipFill>
                          <a:blip r:embed="rId94"/>
                          <a:srcRect b="0" l="0" r="0" t="0"/>
                          <a:stretch>
                            <a:fillRect/>
                          </a:stretch>
                        </pic:blipFill>
                        <pic:spPr>
                          <a:xfrm>
                            <a:off x="0" y="0"/>
                            <a:ext cx="266700" cy="2667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74">
            <w:pPr>
              <w:jc w:val="center"/>
              <w:rPr>
                <w:rFonts w:ascii="Arial" w:cs="Arial" w:eastAsia="Arial" w:hAnsi="Arial"/>
                <w:sz w:val="24"/>
                <w:szCs w:val="24"/>
              </w:rPr>
            </w:pPr>
            <w:r w:rsidDel="00000000" w:rsidR="00000000" w:rsidRPr="00000000">
              <w:rPr/>
              <w:drawing>
                <wp:inline distB="0" distT="0" distL="0" distR="0">
                  <wp:extent cx="1886516" cy="720000"/>
                  <wp:effectExtent b="0" l="0" r="0" t="0"/>
                  <wp:docPr id="2143419882" name="image58.png"/>
                  <a:graphic>
                    <a:graphicData uri="http://schemas.openxmlformats.org/drawingml/2006/picture">
                      <pic:pic>
                        <pic:nvPicPr>
                          <pic:cNvPr id="0" name="image58.png"/>
                          <pic:cNvPicPr preferRelativeResize="0"/>
                        </pic:nvPicPr>
                        <pic:blipFill>
                          <a:blip r:embed="rId95"/>
                          <a:srcRect b="0" l="0" r="0" t="0"/>
                          <a:stretch>
                            <a:fillRect/>
                          </a:stretch>
                        </pic:blipFill>
                        <pic:spPr>
                          <a:xfrm>
                            <a:off x="0" y="0"/>
                            <a:ext cx="1886516"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7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para modificar contato</w:t>
            </w:r>
          </w:p>
        </w:tc>
        <w:tc>
          <w:tcPr/>
          <w:p w:rsidR="00000000" w:rsidDel="00000000" w:rsidP="00000000" w:rsidRDefault="00000000" w:rsidRPr="00000000" w14:paraId="00000376">
            <w:pPr>
              <w:spacing w:line="360" w:lineRule="auto"/>
              <w:jc w:val="center"/>
              <w:rPr>
                <w:rFonts w:ascii="Arial" w:cs="Arial" w:eastAsia="Arial" w:hAnsi="Arial"/>
                <w:sz w:val="24"/>
                <w:szCs w:val="24"/>
              </w:rPr>
            </w:pPr>
            <w:r w:rsidDel="00000000" w:rsidR="00000000" w:rsidRPr="00000000">
              <w:rPr/>
              <w:drawing>
                <wp:inline distB="0" distT="0" distL="0" distR="0">
                  <wp:extent cx="428625" cy="466725"/>
                  <wp:effectExtent b="0" l="0" r="0" t="0"/>
                  <wp:docPr id="2143419883" name="image70.png"/>
                  <a:graphic>
                    <a:graphicData uri="http://schemas.openxmlformats.org/drawingml/2006/picture">
                      <pic:pic>
                        <pic:nvPicPr>
                          <pic:cNvPr id="0" name="image70.png"/>
                          <pic:cNvPicPr preferRelativeResize="0"/>
                        </pic:nvPicPr>
                        <pic:blipFill>
                          <a:blip r:embed="rId96"/>
                          <a:srcRect b="0" l="0" r="0" t="0"/>
                          <a:stretch>
                            <a:fillRect/>
                          </a:stretch>
                        </pic:blipFill>
                        <pic:spPr>
                          <a:xfrm>
                            <a:off x="0" y="0"/>
                            <a:ext cx="428625" cy="4667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77">
            <w:pPr>
              <w:jc w:val="center"/>
              <w:rPr>
                <w:rFonts w:ascii="Arial" w:cs="Arial" w:eastAsia="Arial" w:hAnsi="Arial"/>
                <w:sz w:val="24"/>
                <w:szCs w:val="24"/>
              </w:rPr>
            </w:pPr>
            <w:r w:rsidDel="00000000" w:rsidR="00000000" w:rsidRPr="00000000">
              <w:rPr/>
              <w:drawing>
                <wp:inline distB="0" distT="0" distL="0" distR="0">
                  <wp:extent cx="1744423" cy="720000"/>
                  <wp:effectExtent b="0" l="0" r="0" t="0"/>
                  <wp:docPr id="2143419884" name="image42.png"/>
                  <a:graphic>
                    <a:graphicData uri="http://schemas.openxmlformats.org/drawingml/2006/picture">
                      <pic:pic>
                        <pic:nvPicPr>
                          <pic:cNvPr id="0" name="image42.png"/>
                          <pic:cNvPicPr preferRelativeResize="0"/>
                        </pic:nvPicPr>
                        <pic:blipFill>
                          <a:blip r:embed="rId97"/>
                          <a:srcRect b="0" l="0" r="0" t="0"/>
                          <a:stretch>
                            <a:fillRect/>
                          </a:stretch>
                        </pic:blipFill>
                        <pic:spPr>
                          <a:xfrm>
                            <a:off x="0" y="0"/>
                            <a:ext cx="1744423"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7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reação de mensagens</w:t>
            </w:r>
          </w:p>
        </w:tc>
        <w:tc>
          <w:tcPr/>
          <w:p w:rsidR="00000000" w:rsidDel="00000000" w:rsidP="00000000" w:rsidRDefault="00000000" w:rsidRPr="00000000" w14:paraId="0000037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Não prototipado ainda</w:t>
            </w:r>
          </w:p>
        </w:tc>
        <w:tc>
          <w:tcPr/>
          <w:p w:rsidR="00000000" w:rsidDel="00000000" w:rsidP="00000000" w:rsidRDefault="00000000" w:rsidRPr="00000000" w14:paraId="0000037A">
            <w:pPr>
              <w:jc w:val="center"/>
              <w:rPr>
                <w:rFonts w:ascii="Arial" w:cs="Arial" w:eastAsia="Arial" w:hAnsi="Arial"/>
                <w:sz w:val="24"/>
                <w:szCs w:val="24"/>
              </w:rPr>
            </w:pPr>
            <w:r w:rsidDel="00000000" w:rsidR="00000000" w:rsidRPr="00000000">
              <w:rPr/>
              <w:drawing>
                <wp:inline distB="0" distT="0" distL="0" distR="0">
                  <wp:extent cx="1918097" cy="720000"/>
                  <wp:effectExtent b="0" l="0" r="0" t="0"/>
                  <wp:docPr id="2143419885" name="image46.png"/>
                  <a:graphic>
                    <a:graphicData uri="http://schemas.openxmlformats.org/drawingml/2006/picture">
                      <pic:pic>
                        <pic:nvPicPr>
                          <pic:cNvPr id="0" name="image46.png"/>
                          <pic:cNvPicPr preferRelativeResize="0"/>
                        </pic:nvPicPr>
                        <pic:blipFill>
                          <a:blip r:embed="rId98"/>
                          <a:srcRect b="0" l="0" r="0" t="0"/>
                          <a:stretch>
                            <a:fillRect/>
                          </a:stretch>
                        </pic:blipFill>
                        <pic:spPr>
                          <a:xfrm>
                            <a:off x="0" y="0"/>
                            <a:ext cx="1918097"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7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criar classes</w:t>
            </w:r>
          </w:p>
        </w:tc>
        <w:tc>
          <w:tcPr/>
          <w:p w:rsidR="00000000" w:rsidDel="00000000" w:rsidP="00000000" w:rsidRDefault="00000000" w:rsidRPr="00000000" w14:paraId="0000037C">
            <w:pPr>
              <w:spacing w:line="360" w:lineRule="auto"/>
              <w:jc w:val="center"/>
              <w:rPr>
                <w:rFonts w:ascii="Arial" w:cs="Arial" w:eastAsia="Arial" w:hAnsi="Arial"/>
                <w:sz w:val="24"/>
                <w:szCs w:val="24"/>
              </w:rPr>
            </w:pPr>
            <w:r w:rsidDel="00000000" w:rsidR="00000000" w:rsidRPr="00000000">
              <w:rPr/>
              <w:drawing>
                <wp:inline distB="0" distT="0" distL="0" distR="0">
                  <wp:extent cx="1076325" cy="523875"/>
                  <wp:effectExtent b="0" l="0" r="0" t="0"/>
                  <wp:docPr id="2143419886" name="image44.png"/>
                  <a:graphic>
                    <a:graphicData uri="http://schemas.openxmlformats.org/drawingml/2006/picture">
                      <pic:pic>
                        <pic:nvPicPr>
                          <pic:cNvPr id="0" name="image44.png"/>
                          <pic:cNvPicPr preferRelativeResize="0"/>
                        </pic:nvPicPr>
                        <pic:blipFill>
                          <a:blip r:embed="rId99"/>
                          <a:srcRect b="0" l="0" r="0" t="0"/>
                          <a:stretch>
                            <a:fillRect/>
                          </a:stretch>
                        </pic:blipFill>
                        <pic:spPr>
                          <a:xfrm>
                            <a:off x="0" y="0"/>
                            <a:ext cx="1076325" cy="5238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7D">
            <w:pPr>
              <w:jc w:val="center"/>
              <w:rPr>
                <w:rFonts w:ascii="Arial" w:cs="Arial" w:eastAsia="Arial" w:hAnsi="Arial"/>
                <w:sz w:val="24"/>
                <w:szCs w:val="24"/>
              </w:rPr>
            </w:pPr>
            <w:r w:rsidDel="00000000" w:rsidR="00000000" w:rsidRPr="00000000">
              <w:rPr/>
              <w:drawing>
                <wp:inline distB="0" distT="0" distL="0" distR="0">
                  <wp:extent cx="1912480" cy="720000"/>
                  <wp:effectExtent b="0" l="0" r="0" t="0"/>
                  <wp:docPr id="2143419887" name="image43.png"/>
                  <a:graphic>
                    <a:graphicData uri="http://schemas.openxmlformats.org/drawingml/2006/picture">
                      <pic:pic>
                        <pic:nvPicPr>
                          <pic:cNvPr id="0" name="image43.png"/>
                          <pic:cNvPicPr preferRelativeResize="0"/>
                        </pic:nvPicPr>
                        <pic:blipFill>
                          <a:blip r:embed="rId100"/>
                          <a:srcRect b="0" l="0" r="0" t="0"/>
                          <a:stretch>
                            <a:fillRect/>
                          </a:stretch>
                        </pic:blipFill>
                        <pic:spPr>
                          <a:xfrm>
                            <a:off x="0" y="0"/>
                            <a:ext cx="1912480"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7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para entrar em classes</w:t>
            </w:r>
          </w:p>
        </w:tc>
        <w:tc>
          <w:tcPr/>
          <w:p w:rsidR="00000000" w:rsidDel="00000000" w:rsidP="00000000" w:rsidRDefault="00000000" w:rsidRPr="00000000" w14:paraId="0000037F">
            <w:pPr>
              <w:spacing w:line="360" w:lineRule="auto"/>
              <w:jc w:val="center"/>
              <w:rPr>
                <w:rFonts w:ascii="Arial" w:cs="Arial" w:eastAsia="Arial" w:hAnsi="Arial"/>
                <w:sz w:val="24"/>
                <w:szCs w:val="24"/>
              </w:rPr>
            </w:pPr>
            <w:r w:rsidDel="00000000" w:rsidR="00000000" w:rsidRPr="00000000">
              <w:rPr/>
              <w:drawing>
                <wp:inline distB="0" distT="0" distL="0" distR="0">
                  <wp:extent cx="1323975" cy="381000"/>
                  <wp:effectExtent b="0" l="0" r="0" t="0"/>
                  <wp:docPr id="2143419878" name="image37.png"/>
                  <a:graphic>
                    <a:graphicData uri="http://schemas.openxmlformats.org/drawingml/2006/picture">
                      <pic:pic>
                        <pic:nvPicPr>
                          <pic:cNvPr id="0" name="image37.png"/>
                          <pic:cNvPicPr preferRelativeResize="0"/>
                        </pic:nvPicPr>
                        <pic:blipFill>
                          <a:blip r:embed="rId101"/>
                          <a:srcRect b="0" l="0" r="0" t="0"/>
                          <a:stretch>
                            <a:fillRect/>
                          </a:stretch>
                        </pic:blipFill>
                        <pic:spPr>
                          <a:xfrm>
                            <a:off x="0" y="0"/>
                            <a:ext cx="1323975" cy="381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80">
            <w:pPr>
              <w:jc w:val="center"/>
              <w:rPr>
                <w:rFonts w:ascii="Arial" w:cs="Arial" w:eastAsia="Arial" w:hAnsi="Arial"/>
                <w:sz w:val="24"/>
                <w:szCs w:val="24"/>
              </w:rPr>
            </w:pPr>
            <w:r w:rsidDel="00000000" w:rsidR="00000000" w:rsidRPr="00000000">
              <w:rPr/>
              <w:drawing>
                <wp:inline distB="0" distT="0" distL="0" distR="0">
                  <wp:extent cx="1780082" cy="720000"/>
                  <wp:effectExtent b="0" l="0" r="0" t="0"/>
                  <wp:docPr id="2143419879" name="image50.png"/>
                  <a:graphic>
                    <a:graphicData uri="http://schemas.openxmlformats.org/drawingml/2006/picture">
                      <pic:pic>
                        <pic:nvPicPr>
                          <pic:cNvPr id="0" name="image50.png"/>
                          <pic:cNvPicPr preferRelativeResize="0"/>
                        </pic:nvPicPr>
                        <pic:blipFill>
                          <a:blip r:embed="rId102"/>
                          <a:srcRect b="0" l="0" r="0" t="0"/>
                          <a:stretch>
                            <a:fillRect/>
                          </a:stretch>
                        </pic:blipFill>
                        <pic:spPr>
                          <a:xfrm>
                            <a:off x="0" y="0"/>
                            <a:ext cx="1780082" cy="72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1">
      <w:pPr>
        <w:rPr/>
        <w:sectPr>
          <w:type w:val="nextPage"/>
          <w:pgSz w:h="16838" w:w="11906" w:orient="portrait"/>
          <w:pgMar w:bottom="1134" w:top="1701" w:left="1701" w:right="1134" w:header="708" w:footer="708"/>
        </w:sectPr>
      </w:pPr>
      <w:r w:rsidDel="00000000" w:rsidR="00000000" w:rsidRPr="00000000">
        <w:rPr>
          <w:rtl w:val="0"/>
        </w:rPr>
      </w:r>
    </w:p>
    <w:p w:rsidR="00000000" w:rsidDel="00000000" w:rsidP="00000000" w:rsidRDefault="00000000" w:rsidRPr="00000000" w14:paraId="00000382">
      <w:pPr>
        <w:pStyle w:val="Heading1"/>
        <w:numPr>
          <w:ilvl w:val="0"/>
          <w:numId w:val="4"/>
        </w:numPr>
        <w:ind w:left="425" w:hanging="425"/>
        <w:jc w:val="center"/>
        <w:rPr/>
      </w:pPr>
      <w:bookmarkStart w:colFirst="0" w:colLast="0" w:name="_heading=h.3ygebqi" w:id="41"/>
      <w:bookmarkEnd w:id="41"/>
      <w:sdt>
        <w:sdtPr>
          <w:tag w:val="goog_rdk_76"/>
        </w:sdtPr>
        <w:sdtContent>
          <w:commentRangeStart w:id="52"/>
        </w:sdtContent>
      </w:sdt>
      <w:r w:rsidDel="00000000" w:rsidR="00000000" w:rsidRPr="00000000">
        <w:rPr>
          <w:rtl w:val="0"/>
        </w:rPr>
        <w:t xml:space="preserve">APÊNDICE F – </w:t>
      </w:r>
      <w:r w:rsidDel="00000000" w:rsidR="00000000" w:rsidRPr="00000000">
        <w:rPr>
          <w:b w:val="0"/>
          <w:rtl w:val="0"/>
        </w:rPr>
        <w:t xml:space="preserve">Diagrama UML</w:t>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383">
      <w:pPr>
        <w:spacing w:line="360" w:lineRule="auto"/>
        <w:rPr>
          <w:rFonts w:ascii="Arial" w:cs="Arial" w:eastAsia="Arial" w:hAnsi="Arial"/>
          <w:sz w:val="24"/>
          <w:szCs w:val="24"/>
        </w:rPr>
      </w:pPr>
      <w:bookmarkStart w:colFirst="0" w:colLast="0" w:name="_heading=h.2dlolyb" w:id="42"/>
      <w:bookmarkEnd w:id="42"/>
      <w:r w:rsidDel="00000000" w:rsidR="00000000" w:rsidRPr="00000000">
        <w:rPr>
          <w:rFonts w:ascii="Arial" w:cs="Arial" w:eastAsia="Arial" w:hAnsi="Arial"/>
          <w:sz w:val="24"/>
          <w:szCs w:val="24"/>
          <w:rtl w:val="0"/>
        </w:rPr>
        <w:t xml:space="preserve">Diagrama 01 – Diagrama de Classes</w:t>
      </w:r>
      <w:r w:rsidDel="00000000" w:rsidR="00000000" w:rsidRPr="00000000">
        <w:drawing>
          <wp:anchor allowOverlap="1" behindDoc="0" distB="0" distT="0" distL="114300" distR="114300" hidden="0" layoutInCell="1" locked="0" relativeHeight="0" simplePos="0">
            <wp:simplePos x="0" y="0"/>
            <wp:positionH relativeFrom="column">
              <wp:posOffset>-544828</wp:posOffset>
            </wp:positionH>
            <wp:positionV relativeFrom="paragraph">
              <wp:posOffset>287655</wp:posOffset>
            </wp:positionV>
            <wp:extent cx="5760085" cy="4366895"/>
            <wp:effectExtent b="0" l="0" r="0" t="0"/>
            <wp:wrapSquare wrapText="bothSides" distB="0" distT="0" distL="114300" distR="114300"/>
            <wp:docPr descr="Diagrama&#10;&#10;Descrição gerada automaticamente" id="2143419877" name="image45.png"/>
            <a:graphic>
              <a:graphicData uri="http://schemas.openxmlformats.org/drawingml/2006/picture">
                <pic:pic>
                  <pic:nvPicPr>
                    <pic:cNvPr descr="Diagrama&#10;&#10;Descrição gerada automaticamente" id="0" name="image45.png"/>
                    <pic:cNvPicPr preferRelativeResize="0"/>
                  </pic:nvPicPr>
                  <pic:blipFill>
                    <a:blip r:embed="rId103"/>
                    <a:srcRect b="0" l="0" r="0" t="0"/>
                    <a:stretch>
                      <a:fillRect/>
                    </a:stretch>
                  </pic:blipFill>
                  <pic:spPr>
                    <a:xfrm>
                      <a:off x="0" y="0"/>
                      <a:ext cx="5760085" cy="4366895"/>
                    </a:xfrm>
                    <a:prstGeom prst="rect"/>
                    <a:ln/>
                  </pic:spPr>
                </pic:pic>
              </a:graphicData>
            </a:graphic>
          </wp:anchor>
        </w:drawing>
      </w:r>
    </w:p>
    <w:p w:rsidR="00000000" w:rsidDel="00000000" w:rsidP="00000000" w:rsidRDefault="00000000" w:rsidRPr="00000000" w14:paraId="00000384">
      <w:pPr>
        <w:pStyle w:val="Heading2"/>
        <w:numPr>
          <w:ilvl w:val="1"/>
          <w:numId w:val="4"/>
        </w:numPr>
        <w:ind w:left="426" w:hanging="426"/>
        <w:jc w:val="center"/>
        <w:rPr/>
      </w:pPr>
      <w:r w:rsidDel="00000000" w:rsidR="00000000" w:rsidRPr="00000000">
        <w:rPr>
          <w:rtl w:val="0"/>
        </w:rPr>
      </w:r>
    </w:p>
    <w:p w:rsidR="00000000" w:rsidDel="00000000" w:rsidP="00000000" w:rsidRDefault="00000000" w:rsidRPr="00000000" w14:paraId="00000385">
      <w:pPr>
        <w:pStyle w:val="Heading2"/>
        <w:numPr>
          <w:ilvl w:val="1"/>
          <w:numId w:val="4"/>
        </w:numPr>
        <w:ind w:left="426" w:hanging="426"/>
        <w:jc w:val="center"/>
        <w:rPr/>
      </w:pPr>
      <w:r w:rsidDel="00000000" w:rsidR="00000000" w:rsidRPr="00000000">
        <w:rPr>
          <w:rtl w:val="0"/>
        </w:rPr>
      </w:r>
    </w:p>
    <w:p w:rsidR="00000000" w:rsidDel="00000000" w:rsidP="00000000" w:rsidRDefault="00000000" w:rsidRPr="00000000" w14:paraId="00000386">
      <w:pPr>
        <w:pStyle w:val="Heading2"/>
        <w:numPr>
          <w:ilvl w:val="1"/>
          <w:numId w:val="4"/>
        </w:numPr>
        <w:ind w:left="426" w:hanging="426"/>
        <w:jc w:val="center"/>
        <w:rPr/>
      </w:pPr>
      <w:r w:rsidDel="00000000" w:rsidR="00000000" w:rsidRPr="00000000">
        <w:rPr>
          <w:rtl w:val="0"/>
        </w:rPr>
      </w:r>
    </w:p>
    <w:p w:rsidR="00000000" w:rsidDel="00000000" w:rsidP="00000000" w:rsidRDefault="00000000" w:rsidRPr="00000000" w14:paraId="00000387">
      <w:pPr>
        <w:pStyle w:val="Heading2"/>
        <w:numPr>
          <w:ilvl w:val="1"/>
          <w:numId w:val="4"/>
        </w:numPr>
        <w:ind w:left="426" w:hanging="426"/>
        <w:jc w:val="center"/>
        <w:rPr/>
      </w:pPr>
      <w:r w:rsidDel="00000000" w:rsidR="00000000" w:rsidRPr="00000000">
        <w:rPr>
          <w:rtl w:val="0"/>
        </w:rPr>
      </w:r>
    </w:p>
    <w:p w:rsidR="00000000" w:rsidDel="00000000" w:rsidP="00000000" w:rsidRDefault="00000000" w:rsidRPr="00000000" w14:paraId="00000388">
      <w:pPr>
        <w:pStyle w:val="Heading2"/>
        <w:numPr>
          <w:ilvl w:val="1"/>
          <w:numId w:val="4"/>
        </w:numPr>
        <w:ind w:left="426" w:hanging="426"/>
        <w:jc w:val="center"/>
        <w:rPr/>
      </w:pPr>
      <w:r w:rsidDel="00000000" w:rsidR="00000000" w:rsidRPr="00000000">
        <w:rPr>
          <w:rtl w:val="0"/>
        </w:rPr>
      </w:r>
    </w:p>
    <w:p w:rsidR="00000000" w:rsidDel="00000000" w:rsidP="00000000" w:rsidRDefault="00000000" w:rsidRPr="00000000" w14:paraId="00000389">
      <w:pPr>
        <w:pStyle w:val="Heading2"/>
        <w:numPr>
          <w:ilvl w:val="1"/>
          <w:numId w:val="4"/>
        </w:numPr>
        <w:ind w:left="426" w:hanging="426"/>
        <w:jc w:val="center"/>
        <w:rPr/>
      </w:pPr>
      <w:r w:rsidDel="00000000" w:rsidR="00000000" w:rsidRPr="00000000">
        <w:rPr>
          <w:rtl w:val="0"/>
        </w:rPr>
      </w:r>
    </w:p>
    <w:p w:rsidR="00000000" w:rsidDel="00000000" w:rsidP="00000000" w:rsidRDefault="00000000" w:rsidRPr="00000000" w14:paraId="0000038A">
      <w:pPr>
        <w:pStyle w:val="Heading2"/>
        <w:numPr>
          <w:ilvl w:val="1"/>
          <w:numId w:val="4"/>
        </w:numPr>
        <w:ind w:left="426" w:hanging="426"/>
        <w:jc w:val="center"/>
        <w:rPr/>
      </w:pPr>
      <w:r w:rsidDel="00000000" w:rsidR="00000000" w:rsidRPr="00000000">
        <w:rPr>
          <w:rtl w:val="0"/>
        </w:rPr>
      </w:r>
    </w:p>
    <w:p w:rsidR="00000000" w:rsidDel="00000000" w:rsidP="00000000" w:rsidRDefault="00000000" w:rsidRPr="00000000" w14:paraId="0000038B">
      <w:pPr>
        <w:pStyle w:val="Heading2"/>
        <w:numPr>
          <w:ilvl w:val="1"/>
          <w:numId w:val="4"/>
        </w:numPr>
        <w:ind w:left="426" w:hanging="426"/>
        <w:jc w:val="cente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5">
      <w:pPr>
        <w:spacing w:line="360" w:lineRule="auto"/>
        <w:rPr>
          <w:rFonts w:ascii="Arial" w:cs="Arial" w:eastAsia="Arial" w:hAnsi="Arial"/>
          <w:sz w:val="24"/>
          <w:szCs w:val="24"/>
        </w:rPr>
      </w:pPr>
      <w:sdt>
        <w:sdtPr>
          <w:tag w:val="goog_rdk_77"/>
        </w:sdtPr>
        <w:sdtContent>
          <w:commentRangeStart w:id="53"/>
        </w:sdtContent>
      </w:sdt>
      <w:r w:rsidDel="00000000" w:rsidR="00000000" w:rsidRPr="00000000">
        <w:rPr>
          <w:rFonts w:ascii="Arial" w:cs="Arial" w:eastAsia="Arial" w:hAnsi="Arial"/>
          <w:sz w:val="24"/>
          <w:szCs w:val="24"/>
          <w:rtl w:val="0"/>
        </w:rPr>
        <w:t xml:space="preserve">Diagrama 02 – </w:t>
      </w:r>
      <w:sdt>
        <w:sdtPr>
          <w:tag w:val="goog_rdk_78"/>
        </w:sdtPr>
        <w:sdtContent>
          <w:ins w:author="PAULO ROGÉRIO NEVES DE OLIVEIRA" w:id="17" w:date="2023-09-02T22:44:00Z">
            <w:r w:rsidDel="00000000" w:rsidR="00000000" w:rsidRPr="00000000">
              <w:rPr>
                <w:rFonts w:ascii="Arial" w:cs="Arial" w:eastAsia="Arial" w:hAnsi="Arial"/>
                <w:sz w:val="24"/>
                <w:szCs w:val="24"/>
                <w:rtl w:val="0"/>
              </w:rPr>
              <w:t xml:space="preserve">D</w:t>
            </w:r>
          </w:ins>
        </w:sdtContent>
      </w:sdt>
      <w:sdt>
        <w:sdtPr>
          <w:tag w:val="goog_rdk_79"/>
        </w:sdtPr>
        <w:sdtContent>
          <w:del w:author="PAULO ROGÉRIO NEVES DE OLIVEIRA" w:id="17" w:date="2023-09-02T22:44:00Z">
            <w:r w:rsidDel="00000000" w:rsidR="00000000" w:rsidRPr="00000000">
              <w:rPr>
                <w:rFonts w:ascii="Arial" w:cs="Arial" w:eastAsia="Arial" w:hAnsi="Arial"/>
                <w:sz w:val="24"/>
                <w:szCs w:val="24"/>
                <w:rtl w:val="0"/>
              </w:rPr>
              <w:delText xml:space="preserve">d</w:delText>
            </w:r>
          </w:del>
        </w:sdtContent>
      </w:sdt>
      <w:r w:rsidDel="00000000" w:rsidR="00000000" w:rsidRPr="00000000">
        <w:rPr>
          <w:rFonts w:ascii="Arial" w:cs="Arial" w:eastAsia="Arial" w:hAnsi="Arial"/>
          <w:sz w:val="24"/>
          <w:szCs w:val="24"/>
          <w:rtl w:val="0"/>
        </w:rPr>
        <w:t xml:space="preserve">iagrama </w:t>
      </w:r>
      <w:sdt>
        <w:sdtPr>
          <w:tag w:val="goog_rdk_80"/>
        </w:sdtPr>
        <w:sdtContent>
          <w:ins w:author="PAULO ROGÉRIO NEVES DE OLIVEIRA" w:id="18" w:date="2023-09-02T22:44:00Z">
            <w:r w:rsidDel="00000000" w:rsidR="00000000" w:rsidRPr="00000000">
              <w:rPr>
                <w:rFonts w:ascii="Arial" w:cs="Arial" w:eastAsia="Arial" w:hAnsi="Arial"/>
                <w:sz w:val="24"/>
                <w:szCs w:val="24"/>
                <w:rtl w:val="0"/>
              </w:rPr>
              <w:t xml:space="preserve">UML Casos </w:t>
            </w:r>
          </w:ins>
        </w:sdtContent>
      </w:sdt>
      <w:r w:rsidDel="00000000" w:rsidR="00000000" w:rsidRPr="00000000">
        <w:rPr>
          <w:rFonts w:ascii="Arial" w:cs="Arial" w:eastAsia="Arial" w:hAnsi="Arial"/>
          <w:sz w:val="24"/>
          <w:szCs w:val="24"/>
          <w:rtl w:val="0"/>
        </w:rPr>
        <w:t xml:space="preserve">de </w:t>
      </w:r>
      <w:sdt>
        <w:sdtPr>
          <w:tag w:val="goog_rdk_81"/>
        </w:sdtPr>
        <w:sdtContent>
          <w:del w:author="PAULO ROGÉRIO NEVES DE OLIVEIRA" w:id="19" w:date="2023-09-02T22:44:00Z">
            <w:r w:rsidDel="00000000" w:rsidR="00000000" w:rsidRPr="00000000">
              <w:rPr>
                <w:rFonts w:ascii="Arial" w:cs="Arial" w:eastAsia="Arial" w:hAnsi="Arial"/>
                <w:sz w:val="24"/>
                <w:szCs w:val="24"/>
                <w:rtl w:val="0"/>
              </w:rPr>
              <w:delText xml:space="preserve">u</w:delText>
            </w:r>
          </w:del>
        </w:sdtContent>
      </w:sdt>
      <w:sdt>
        <w:sdtPr>
          <w:tag w:val="goog_rdk_82"/>
        </w:sdtPr>
        <w:sdtContent>
          <w:ins w:author="PAULO ROGÉRIO NEVES DE OLIVEIRA" w:id="19" w:date="2023-09-02T22:44:00Z">
            <w:r w:rsidDel="00000000" w:rsidR="00000000" w:rsidRPr="00000000">
              <w:rPr>
                <w:rFonts w:ascii="Arial" w:cs="Arial" w:eastAsia="Arial" w:hAnsi="Arial"/>
                <w:sz w:val="24"/>
                <w:szCs w:val="24"/>
                <w:rtl w:val="0"/>
              </w:rPr>
              <w:t xml:space="preserve">U</w:t>
            </w:r>
          </w:ins>
        </w:sdtContent>
      </w:sdt>
      <w:r w:rsidDel="00000000" w:rsidR="00000000" w:rsidRPr="00000000">
        <w:rPr>
          <w:rFonts w:ascii="Arial" w:cs="Arial" w:eastAsia="Arial" w:hAnsi="Arial"/>
          <w:sz w:val="24"/>
          <w:szCs w:val="24"/>
          <w:rtl w:val="0"/>
        </w:rPr>
        <w:t xml:space="preserve">so</w: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396">
      <w:pPr>
        <w:rPr/>
      </w:pPr>
      <w:r w:rsidDel="00000000" w:rsidR="00000000" w:rsidRPr="00000000">
        <w:rPr/>
        <w:drawing>
          <wp:inline distB="0" distT="0" distL="0" distR="0">
            <wp:extent cx="5610225" cy="7981950"/>
            <wp:effectExtent b="0" l="0" r="0" t="0"/>
            <wp:docPr descr="Diagrama&#10;&#10;Descrição gerada automaticamente" id="2143419880" name="image40.png"/>
            <a:graphic>
              <a:graphicData uri="http://schemas.openxmlformats.org/drawingml/2006/picture">
                <pic:pic>
                  <pic:nvPicPr>
                    <pic:cNvPr descr="Diagrama&#10;&#10;Descrição gerada automaticamente" id="0" name="image40.png"/>
                    <pic:cNvPicPr preferRelativeResize="0"/>
                  </pic:nvPicPr>
                  <pic:blipFill>
                    <a:blip r:embed="rId104"/>
                    <a:srcRect b="0" l="0" r="0" t="0"/>
                    <a:stretch>
                      <a:fillRect/>
                    </a:stretch>
                  </pic:blipFill>
                  <pic:spPr>
                    <a:xfrm>
                      <a:off x="0" y="0"/>
                      <a:ext cx="5610225" cy="798195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spacing w:line="360" w:lineRule="auto"/>
        <w:rPr>
          <w:rFonts w:ascii="Arial" w:cs="Arial" w:eastAsia="Arial" w:hAnsi="Arial"/>
          <w:sz w:val="24"/>
          <w:szCs w:val="24"/>
        </w:rPr>
      </w:pPr>
      <w:sdt>
        <w:sdtPr>
          <w:tag w:val="goog_rdk_83"/>
        </w:sdtPr>
        <w:sdtContent>
          <w:commentRangeStart w:id="54"/>
        </w:sdtContent>
      </w:sdt>
      <w:r w:rsidDel="00000000" w:rsidR="00000000" w:rsidRPr="00000000">
        <w:rPr>
          <w:rFonts w:ascii="Arial" w:cs="Arial" w:eastAsia="Arial" w:hAnsi="Arial"/>
          <w:sz w:val="24"/>
          <w:szCs w:val="24"/>
          <w:rtl w:val="0"/>
        </w:rPr>
        <w:t xml:space="preserve">Diagrama 3 - Diagrama de classes do cadastro e login</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399">
      <w:pPr>
        <w:rPr/>
      </w:pPr>
      <w:r w:rsidDel="00000000" w:rsidR="00000000" w:rsidRPr="00000000">
        <w:rPr/>
        <mc:AlternateContent>
          <mc:Choice Requires="wpg">
            <w:drawing>
              <wp:inline distB="0" distT="0" distL="0" distR="0">
                <wp:extent cx="321310" cy="321310"/>
                <wp:effectExtent b="0" l="0" r="0" t="0"/>
                <wp:docPr id="2143419831" name=""/>
                <a:graphic>
                  <a:graphicData uri="http://schemas.microsoft.com/office/word/2010/wordprocessingShape">
                    <wps:wsp>
                      <wps:cNvSpPr/>
                      <wps:cNvPr id="3" name="Shape 3"/>
                      <wps:spPr>
                        <a:xfrm>
                          <a:off x="5194870" y="3628870"/>
                          <a:ext cx="302260" cy="302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21310" cy="321310"/>
                <wp:effectExtent b="0" l="0" r="0" t="0"/>
                <wp:docPr id="2143419831" name="image95.png"/>
                <a:graphic>
                  <a:graphicData uri="http://schemas.openxmlformats.org/drawingml/2006/picture">
                    <pic:pic>
                      <pic:nvPicPr>
                        <pic:cNvPr id="0" name="image95.png"/>
                        <pic:cNvPicPr preferRelativeResize="0"/>
                      </pic:nvPicPr>
                      <pic:blipFill>
                        <a:blip r:embed="rId105"/>
                        <a:srcRect/>
                        <a:stretch>
                          <a:fillRect/>
                        </a:stretch>
                      </pic:blipFill>
                      <pic:spPr>
                        <a:xfrm>
                          <a:off x="0" y="0"/>
                          <a:ext cx="321310" cy="321310"/>
                        </a:xfrm>
                        <a:prstGeom prst="rect"/>
                        <a:ln/>
                      </pic:spPr>
                    </pic:pic>
                  </a:graphicData>
                </a:graphic>
              </wp:inline>
            </w:drawing>
          </mc:Fallback>
        </mc:AlternateContent>
      </w:r>
      <w:sdt>
        <w:sdtPr>
          <w:tag w:val="goog_rdk_84"/>
        </w:sdtPr>
        <w:sdtContent>
          <w:commentRangeStart w:id="55"/>
        </w:sdtContent>
      </w:sdt>
      <w:r w:rsidDel="00000000" w:rsidR="00000000" w:rsidRPr="00000000">
        <w:rPr/>
        <w:drawing>
          <wp:inline distB="0" distT="0" distL="0" distR="0">
            <wp:extent cx="5756910" cy="5287645"/>
            <wp:effectExtent b="0" l="0" r="0" t="0"/>
            <wp:docPr id="2143419914" name="image68.jpg"/>
            <a:graphic>
              <a:graphicData uri="http://schemas.openxmlformats.org/drawingml/2006/picture">
                <pic:pic>
                  <pic:nvPicPr>
                    <pic:cNvPr id="0" name="image68.jpg"/>
                    <pic:cNvPicPr preferRelativeResize="0"/>
                  </pic:nvPicPr>
                  <pic:blipFill>
                    <a:blip r:embed="rId106"/>
                    <a:srcRect b="0" l="0" r="0" t="0"/>
                    <a:stretch>
                      <a:fillRect/>
                    </a:stretch>
                  </pic:blipFill>
                  <pic:spPr>
                    <a:xfrm>
                      <a:off x="0" y="0"/>
                      <a:ext cx="5756910" cy="5287645"/>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39A">
      <w:pPr>
        <w:rPr/>
        <w:sectPr>
          <w:type w:val="nextPage"/>
          <w:pgSz w:h="16838" w:w="11906" w:orient="portrait"/>
          <w:pgMar w:bottom="1134" w:top="1701" w:left="1701" w:right="1134" w:header="708" w:footer="708"/>
        </w:sectPr>
      </w:pPr>
      <w:sdt>
        <w:sdtPr>
          <w:tag w:val="goog_rdk_85"/>
        </w:sdtPr>
        <w:sdtContent>
          <w:commentRangeStart w:id="56"/>
        </w:sdtContent>
      </w:sdt>
      <w:r w:rsidDel="00000000" w:rsidR="00000000" w:rsidRPr="00000000">
        <w:rPr>
          <w:rFonts w:ascii="Arial" w:cs="Arial" w:eastAsia="Arial" w:hAnsi="Arial"/>
          <w:sz w:val="24"/>
          <w:szCs w:val="24"/>
          <w:rtl w:val="0"/>
        </w:rPr>
        <w:t xml:space="preserve">Diagrama 4- Diagrama</w:t>
      </w:r>
      <w:sdt>
        <w:sdtPr>
          <w:tag w:val="goog_rdk_86"/>
        </w:sdtPr>
        <w:sdtContent>
          <w:ins w:author="PAULO ROGÉRIO NEVES DE OLIVEIRA" w:id="20" w:date="2023-09-02T22:45:00Z">
            <w:r w:rsidDel="00000000" w:rsidR="00000000" w:rsidRPr="00000000">
              <w:rPr>
                <w:rFonts w:ascii="Arial" w:cs="Arial" w:eastAsia="Arial" w:hAnsi="Arial"/>
                <w:sz w:val="24"/>
                <w:szCs w:val="24"/>
                <w:rtl w:val="0"/>
              </w:rPr>
              <w:t xml:space="preserve"> UML Casos</w:t>
            </w:r>
          </w:ins>
        </w:sdtContent>
      </w:sdt>
      <w:r w:rsidDel="00000000" w:rsidR="00000000" w:rsidRPr="00000000">
        <w:rPr>
          <w:rFonts w:ascii="Arial" w:cs="Arial" w:eastAsia="Arial" w:hAnsi="Arial"/>
          <w:sz w:val="24"/>
          <w:szCs w:val="24"/>
          <w:rtl w:val="0"/>
        </w:rPr>
        <w:t xml:space="preserve"> de </w:t>
      </w:r>
      <w:sdt>
        <w:sdtPr>
          <w:tag w:val="goog_rdk_87"/>
        </w:sdtPr>
        <w:sdtContent>
          <w:del w:author="PAULO ROGÉRIO NEVES DE OLIVEIRA" w:id="21" w:date="2023-09-02T22:45:00Z">
            <w:r w:rsidDel="00000000" w:rsidR="00000000" w:rsidRPr="00000000">
              <w:rPr>
                <w:rFonts w:ascii="Arial" w:cs="Arial" w:eastAsia="Arial" w:hAnsi="Arial"/>
                <w:sz w:val="24"/>
                <w:szCs w:val="24"/>
                <w:rtl w:val="0"/>
              </w:rPr>
              <w:delText xml:space="preserve">u</w:delText>
            </w:r>
          </w:del>
        </w:sdtContent>
      </w:sdt>
      <w:sdt>
        <w:sdtPr>
          <w:tag w:val="goog_rdk_88"/>
        </w:sdtPr>
        <w:sdtContent>
          <w:ins w:author="PAULO ROGÉRIO NEVES DE OLIVEIRA" w:id="21" w:date="2023-09-02T22:45:00Z">
            <w:r w:rsidDel="00000000" w:rsidR="00000000" w:rsidRPr="00000000">
              <w:rPr>
                <w:rFonts w:ascii="Arial" w:cs="Arial" w:eastAsia="Arial" w:hAnsi="Arial"/>
                <w:sz w:val="24"/>
                <w:szCs w:val="24"/>
                <w:rtl w:val="0"/>
              </w:rPr>
              <w:t xml:space="preserve">U</w:t>
            </w:r>
          </w:ins>
        </w:sdtContent>
      </w:sdt>
      <w:r w:rsidDel="00000000" w:rsidR="00000000" w:rsidRPr="00000000">
        <w:rPr>
          <w:rFonts w:ascii="Arial" w:cs="Arial" w:eastAsia="Arial" w:hAnsi="Arial"/>
          <w:sz w:val="24"/>
          <w:szCs w:val="24"/>
          <w:rtl w:val="0"/>
        </w:rPr>
        <w:t xml:space="preserve">so da página de conversas</w:t>
      </w:r>
      <w:commentRangeEnd w:id="56"/>
      <w:r w:rsidDel="00000000" w:rsidR="00000000" w:rsidRPr="00000000">
        <w:commentReference w:id="56"/>
      </w:r>
      <w:r w:rsidDel="00000000" w:rsidR="00000000" w:rsidRPr="00000000">
        <w:rPr/>
        <w:drawing>
          <wp:inline distB="0" distT="0" distL="0" distR="0">
            <wp:extent cx="5756910" cy="2966085"/>
            <wp:effectExtent b="0" l="0" r="0" t="0"/>
            <wp:docPr id="2143419916" name="image69.jpg"/>
            <a:graphic>
              <a:graphicData uri="http://schemas.openxmlformats.org/drawingml/2006/picture">
                <pic:pic>
                  <pic:nvPicPr>
                    <pic:cNvPr id="0" name="image69.jpg"/>
                    <pic:cNvPicPr preferRelativeResize="0"/>
                  </pic:nvPicPr>
                  <pic:blipFill>
                    <a:blip r:embed="rId107"/>
                    <a:srcRect b="0" l="0" r="0" t="0"/>
                    <a:stretch>
                      <a:fillRect/>
                    </a:stretch>
                  </pic:blipFill>
                  <pic:spPr>
                    <a:xfrm>
                      <a:off x="0" y="0"/>
                      <a:ext cx="5756910" cy="296608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9B">
      <w:pPr>
        <w:pStyle w:val="Heading1"/>
        <w:numPr>
          <w:ilvl w:val="0"/>
          <w:numId w:val="4"/>
        </w:numPr>
        <w:ind w:left="425" w:hanging="425"/>
        <w:jc w:val="center"/>
        <w:rPr/>
      </w:pPr>
      <w:bookmarkStart w:colFirst="0" w:colLast="0" w:name="_heading=h.sqyw64" w:id="43"/>
      <w:bookmarkEnd w:id="43"/>
      <w:sdt>
        <w:sdtPr>
          <w:tag w:val="goog_rdk_89"/>
        </w:sdtPr>
        <w:sdtContent>
          <w:commentRangeStart w:id="57"/>
        </w:sdtContent>
      </w:sdt>
      <w:r w:rsidDel="00000000" w:rsidR="00000000" w:rsidRPr="00000000">
        <w:rPr>
          <w:rtl w:val="0"/>
        </w:rPr>
        <w:t xml:space="preserve">APÊNDICE G – </w:t>
      </w:r>
      <w:r w:rsidDel="00000000" w:rsidR="00000000" w:rsidRPr="00000000">
        <w:rPr>
          <w:b w:val="0"/>
          <w:rtl w:val="0"/>
        </w:rPr>
        <w:t xml:space="preserve">Tabelas de</w:t>
      </w:r>
      <w:r w:rsidDel="00000000" w:rsidR="00000000" w:rsidRPr="00000000">
        <w:rPr>
          <w:rtl w:val="0"/>
        </w:rPr>
        <w:t xml:space="preserve"> </w:t>
      </w:r>
      <w:r w:rsidDel="00000000" w:rsidR="00000000" w:rsidRPr="00000000">
        <w:rPr>
          <w:b w:val="0"/>
          <w:rtl w:val="0"/>
        </w:rPr>
        <w:t xml:space="preserve">Cronograma</w: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39C">
      <w:pPr>
        <w:spacing w:line="360" w:lineRule="auto"/>
        <w:rPr>
          <w:rFonts w:ascii="Arial" w:cs="Arial" w:eastAsia="Arial" w:hAnsi="Arial"/>
          <w:sz w:val="24"/>
          <w:szCs w:val="24"/>
        </w:rPr>
      </w:pPr>
      <w:bookmarkStart w:colFirst="0" w:colLast="0" w:name="_heading=h.3cqmetx" w:id="44"/>
      <w:bookmarkEnd w:id="44"/>
      <w:r w:rsidDel="00000000" w:rsidR="00000000" w:rsidRPr="00000000">
        <w:rPr>
          <w:rFonts w:ascii="Arial" w:cs="Arial" w:eastAsia="Arial" w:hAnsi="Arial"/>
          <w:sz w:val="24"/>
          <w:szCs w:val="24"/>
          <w:rtl w:val="0"/>
        </w:rPr>
        <w:t xml:space="preserve">Tabela 01 - Cronograma</w:t>
      </w:r>
    </w:p>
    <w:tbl>
      <w:tblPr>
        <w:tblStyle w:val="Table7"/>
        <w:tblW w:w="10078.999999999995" w:type="dxa"/>
        <w:jc w:val="left"/>
        <w:tblBorders>
          <w:top w:color="000000" w:space="0" w:sz="4" w:val="single"/>
          <w:left w:color="000000" w:space="0" w:sz="4" w:val="single"/>
          <w:bottom w:color="000000" w:space="0" w:sz="4" w:val="single"/>
          <w:right w:color="000000" w:space="0" w:sz="4" w:val="single"/>
          <w:insideH w:color="666666" w:space="0" w:sz="4" w:val="single"/>
          <w:insideV w:color="666666" w:space="0" w:sz="4" w:val="single"/>
        </w:tblBorders>
        <w:tblLayout w:type="fixed"/>
        <w:tblLook w:val="0400"/>
      </w:tblPr>
      <w:tblGrid>
        <w:gridCol w:w="3831"/>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tblGridChange w:id="0">
          <w:tblGrid>
            <w:gridCol w:w="3831"/>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9D">
            <w:pPr>
              <w:spacing w:after="240" w:line="360" w:lineRule="auto"/>
              <w:jc w:val="center"/>
              <w:rPr>
                <w:rFonts w:ascii="Arial" w:cs="Arial" w:eastAsia="Arial" w:hAnsi="Arial"/>
                <w:b w:val="1"/>
              </w:rPr>
            </w:pPr>
            <w:r w:rsidDel="00000000" w:rsidR="00000000" w:rsidRPr="00000000">
              <w:rPr>
                <w:rFonts w:ascii="Arial" w:cs="Arial" w:eastAsia="Arial" w:hAnsi="Arial"/>
                <w:b w:val="1"/>
                <w:rtl w:val="0"/>
              </w:rPr>
              <w:t xml:space="preserve">Atividade</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9E">
            <w:pPr>
              <w:jc w:val="center"/>
              <w:rPr>
                <w:rFonts w:ascii="Arial" w:cs="Arial" w:eastAsia="Arial" w:hAnsi="Arial"/>
                <w:b w:val="1"/>
              </w:rPr>
            </w:pPr>
            <w:r w:rsidDel="00000000" w:rsidR="00000000" w:rsidRPr="00000000">
              <w:rPr>
                <w:rFonts w:ascii="Arial" w:cs="Arial" w:eastAsia="Arial" w:hAnsi="Arial"/>
                <w:b w:val="1"/>
                <w:rtl w:val="0"/>
              </w:rPr>
              <w:t xml:space="preserve">Fev</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A0">
            <w:pPr>
              <w:jc w:val="center"/>
              <w:rPr>
                <w:rFonts w:ascii="Arial" w:cs="Arial" w:eastAsia="Arial" w:hAnsi="Arial"/>
                <w:b w:val="1"/>
              </w:rPr>
            </w:pPr>
            <w:r w:rsidDel="00000000" w:rsidR="00000000" w:rsidRPr="00000000">
              <w:rPr>
                <w:rFonts w:ascii="Arial" w:cs="Arial" w:eastAsia="Arial" w:hAnsi="Arial"/>
                <w:b w:val="1"/>
                <w:rtl w:val="0"/>
              </w:rPr>
              <w:t xml:space="preserve">Mar</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A2">
            <w:pPr>
              <w:jc w:val="center"/>
              <w:rPr>
                <w:rFonts w:ascii="Arial" w:cs="Arial" w:eastAsia="Arial" w:hAnsi="Arial"/>
                <w:b w:val="1"/>
              </w:rPr>
            </w:pPr>
            <w:r w:rsidDel="00000000" w:rsidR="00000000" w:rsidRPr="00000000">
              <w:rPr>
                <w:rFonts w:ascii="Arial" w:cs="Arial" w:eastAsia="Arial" w:hAnsi="Arial"/>
                <w:b w:val="1"/>
                <w:rtl w:val="0"/>
              </w:rPr>
              <w:t xml:space="preserve">Abr</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A4">
            <w:pPr>
              <w:jc w:val="center"/>
              <w:rPr>
                <w:rFonts w:ascii="Arial" w:cs="Arial" w:eastAsia="Arial" w:hAnsi="Arial"/>
                <w:b w:val="1"/>
              </w:rPr>
            </w:pPr>
            <w:r w:rsidDel="00000000" w:rsidR="00000000" w:rsidRPr="00000000">
              <w:rPr>
                <w:rFonts w:ascii="Arial" w:cs="Arial" w:eastAsia="Arial" w:hAnsi="Arial"/>
                <w:b w:val="1"/>
                <w:rtl w:val="0"/>
              </w:rPr>
              <w:t xml:space="preserve">Mai</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A6">
            <w:pPr>
              <w:jc w:val="center"/>
              <w:rPr>
                <w:rFonts w:ascii="Arial" w:cs="Arial" w:eastAsia="Arial" w:hAnsi="Arial"/>
                <w:b w:val="1"/>
              </w:rPr>
            </w:pPr>
            <w:r w:rsidDel="00000000" w:rsidR="00000000" w:rsidRPr="00000000">
              <w:rPr>
                <w:rFonts w:ascii="Arial" w:cs="Arial" w:eastAsia="Arial" w:hAnsi="Arial"/>
                <w:b w:val="1"/>
                <w:rtl w:val="0"/>
              </w:rPr>
              <w:t xml:space="preserve">Jun</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A8">
            <w:pPr>
              <w:jc w:val="center"/>
              <w:rPr>
                <w:rFonts w:ascii="Arial" w:cs="Arial" w:eastAsia="Arial" w:hAnsi="Arial"/>
                <w:b w:val="1"/>
              </w:rPr>
            </w:pPr>
            <w:r w:rsidDel="00000000" w:rsidR="00000000" w:rsidRPr="00000000">
              <w:rPr>
                <w:rFonts w:ascii="Arial" w:cs="Arial" w:eastAsia="Arial" w:hAnsi="Arial"/>
                <w:b w:val="1"/>
                <w:rtl w:val="0"/>
              </w:rPr>
              <w:t xml:space="preserve">Jul</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AA">
            <w:pPr>
              <w:jc w:val="center"/>
              <w:rPr>
                <w:rFonts w:ascii="Arial" w:cs="Arial" w:eastAsia="Arial" w:hAnsi="Arial"/>
                <w:b w:val="1"/>
              </w:rPr>
            </w:pPr>
            <w:r w:rsidDel="00000000" w:rsidR="00000000" w:rsidRPr="00000000">
              <w:rPr>
                <w:rFonts w:ascii="Arial" w:cs="Arial" w:eastAsia="Arial" w:hAnsi="Arial"/>
                <w:b w:val="1"/>
                <w:rtl w:val="0"/>
              </w:rPr>
              <w:t xml:space="preserve">Ago</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AC">
            <w:pPr>
              <w:jc w:val="center"/>
              <w:rPr>
                <w:rFonts w:ascii="Arial" w:cs="Arial" w:eastAsia="Arial" w:hAnsi="Arial"/>
                <w:b w:val="1"/>
              </w:rPr>
            </w:pPr>
            <w:r w:rsidDel="00000000" w:rsidR="00000000" w:rsidRPr="00000000">
              <w:rPr>
                <w:rFonts w:ascii="Arial" w:cs="Arial" w:eastAsia="Arial" w:hAnsi="Arial"/>
                <w:b w:val="1"/>
                <w:rtl w:val="0"/>
              </w:rPr>
              <w:t xml:space="preserve">Set</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AE">
            <w:pPr>
              <w:jc w:val="center"/>
              <w:rPr>
                <w:rFonts w:ascii="Arial" w:cs="Arial" w:eastAsia="Arial" w:hAnsi="Arial"/>
                <w:b w:val="1"/>
              </w:rPr>
            </w:pPr>
            <w:r w:rsidDel="00000000" w:rsidR="00000000" w:rsidRPr="00000000">
              <w:rPr>
                <w:rFonts w:ascii="Arial" w:cs="Arial" w:eastAsia="Arial" w:hAnsi="Arial"/>
                <w:b w:val="1"/>
                <w:rtl w:val="0"/>
              </w:rPr>
              <w:t xml:space="preserve">Out</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B0">
            <w:pPr>
              <w:jc w:val="center"/>
              <w:rPr>
                <w:rFonts w:ascii="Arial" w:cs="Arial" w:eastAsia="Arial" w:hAnsi="Arial"/>
                <w:b w:val="1"/>
              </w:rPr>
            </w:pPr>
            <w:r w:rsidDel="00000000" w:rsidR="00000000" w:rsidRPr="00000000">
              <w:rPr>
                <w:rFonts w:ascii="Arial" w:cs="Arial" w:eastAsia="Arial" w:hAnsi="Arial"/>
                <w:b w:val="1"/>
                <w:rtl w:val="0"/>
              </w:rPr>
              <w:t xml:space="preserve">Nov</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B2">
            <w:pPr>
              <w:jc w:val="center"/>
              <w:rPr>
                <w:rFonts w:ascii="Arial" w:cs="Arial" w:eastAsia="Arial" w:hAnsi="Arial"/>
                <w:b w:val="1"/>
              </w:rPr>
            </w:pPr>
            <w:r w:rsidDel="00000000" w:rsidR="00000000" w:rsidRPr="00000000">
              <w:rPr>
                <w:rFonts w:ascii="Arial" w:cs="Arial" w:eastAsia="Arial" w:hAnsi="Arial"/>
                <w:b w:val="1"/>
                <w:rtl w:val="0"/>
              </w:rPr>
              <w:t xml:space="preserve">Dez</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4">
            <w:pPr>
              <w:spacing w:after="240" w:line="360" w:lineRule="auto"/>
              <w:rPr>
                <w:rFonts w:ascii="Arial" w:cs="Arial" w:eastAsia="Arial" w:hAnsi="Arial"/>
                <w:b w:val="1"/>
                <w:i w:val="1"/>
              </w:rPr>
            </w:pPr>
            <w:r w:rsidDel="00000000" w:rsidR="00000000" w:rsidRPr="00000000">
              <w:rPr>
                <w:rFonts w:ascii="Arial" w:cs="Arial" w:eastAsia="Arial" w:hAnsi="Arial"/>
                <w:b w:val="1"/>
                <w:i w:val="1"/>
                <w:rtl w:val="0"/>
              </w:rPr>
              <w:t xml:space="preserve">1º Semestre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5">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6">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7">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8">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9">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A">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B">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C">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D">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E">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F">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0">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1">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2">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3">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4">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5">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6">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7">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8">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9">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A">
            <w:pPr>
              <w:jc w:val="center"/>
              <w:rPr>
                <w:rFonts w:ascii="Arial" w:cs="Arial" w:eastAsia="Arial" w:hAnsi="Arial"/>
                <w:b w:val="1"/>
                <w:i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B">
            <w:pPr>
              <w:spacing w:after="240" w:line="360" w:lineRule="auto"/>
              <w:rPr>
                <w:rFonts w:ascii="Arial" w:cs="Arial" w:eastAsia="Arial" w:hAnsi="Arial"/>
              </w:rPr>
            </w:pPr>
            <w:r w:rsidDel="00000000" w:rsidR="00000000" w:rsidRPr="00000000">
              <w:rPr>
                <w:rFonts w:ascii="Arial" w:cs="Arial" w:eastAsia="Arial" w:hAnsi="Arial"/>
                <w:rtl w:val="0"/>
              </w:rPr>
              <w:t xml:space="preserve">Reunião com equipe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C">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D">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E">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F">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0">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1">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2">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3">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4">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5">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6">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7">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8">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9">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A">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B">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C">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D">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E">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F">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0">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1">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2">
            <w:pPr>
              <w:spacing w:after="240" w:line="360" w:lineRule="auto"/>
              <w:rPr>
                <w:rFonts w:ascii="Arial" w:cs="Arial" w:eastAsia="Arial" w:hAnsi="Arial"/>
                <w:b w:val="1"/>
              </w:rPr>
            </w:pPr>
            <w:r w:rsidDel="00000000" w:rsidR="00000000" w:rsidRPr="00000000">
              <w:rPr>
                <w:rFonts w:ascii="Arial" w:cs="Arial" w:eastAsia="Arial" w:hAnsi="Arial"/>
                <w:rtl w:val="0"/>
              </w:rPr>
              <w:t xml:space="preserve">Documentação – ABNT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3">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8">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3F9">
            <w:pPr>
              <w:spacing w:after="240" w:line="360" w:lineRule="auto"/>
              <w:rPr>
                <w:rFonts w:ascii="Arial" w:cs="Arial" w:eastAsia="Arial" w:hAnsi="Arial"/>
                <w:b w:val="1"/>
              </w:rPr>
            </w:pPr>
            <w:r w:rsidDel="00000000" w:rsidR="00000000" w:rsidRPr="00000000">
              <w:rPr>
                <w:rFonts w:ascii="Arial" w:cs="Arial" w:eastAsia="Arial" w:hAnsi="Arial"/>
                <w:rtl w:val="0"/>
              </w:rPr>
              <w:t xml:space="preserve">Pesquisa_01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3F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3F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3FC">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3FD">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3F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3F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F">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0">
            <w:pPr>
              <w:spacing w:after="240" w:line="360" w:lineRule="auto"/>
              <w:rPr>
                <w:rFonts w:ascii="Arial" w:cs="Arial" w:eastAsia="Arial" w:hAnsi="Arial"/>
                <w:b w:val="1"/>
              </w:rPr>
            </w:pPr>
            <w:r w:rsidDel="00000000" w:rsidR="00000000" w:rsidRPr="00000000">
              <w:rPr>
                <w:rFonts w:ascii="Arial" w:cs="Arial" w:eastAsia="Arial" w:hAnsi="Arial"/>
                <w:rtl w:val="0"/>
              </w:rPr>
              <w:t xml:space="preserve">Brainstorm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1">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2">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6">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7">
            <w:pPr>
              <w:spacing w:after="240" w:line="360" w:lineRule="auto"/>
              <w:rPr>
                <w:rFonts w:ascii="Arial" w:cs="Arial" w:eastAsia="Arial" w:hAnsi="Arial"/>
                <w:b w:val="1"/>
              </w:rPr>
            </w:pPr>
            <w:r w:rsidDel="00000000" w:rsidR="00000000" w:rsidRPr="00000000">
              <w:rPr>
                <w:rFonts w:ascii="Arial" w:cs="Arial" w:eastAsia="Arial" w:hAnsi="Arial"/>
                <w:rtl w:val="0"/>
              </w:rPr>
              <w:t xml:space="preserve">Planejamento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8">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9">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D">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E">
            <w:pPr>
              <w:spacing w:after="240" w:line="360" w:lineRule="auto"/>
              <w:rPr>
                <w:rFonts w:ascii="Arial" w:cs="Arial" w:eastAsia="Arial" w:hAnsi="Arial"/>
                <w:b w:val="1"/>
              </w:rPr>
            </w:pPr>
            <w:r w:rsidDel="00000000" w:rsidR="00000000" w:rsidRPr="00000000">
              <w:rPr>
                <w:rFonts w:ascii="Arial" w:cs="Arial" w:eastAsia="Arial" w:hAnsi="Arial"/>
                <w:rtl w:val="0"/>
              </w:rPr>
              <w:t xml:space="preserve">Levantamento de Requisitos – Elicitação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2">
            <w:pP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4">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5">
            <w:pPr>
              <w:spacing w:after="240" w:line="360" w:lineRule="auto"/>
              <w:rPr>
                <w:rFonts w:ascii="Arial" w:cs="Arial" w:eastAsia="Arial" w:hAnsi="Arial"/>
                <w:b w:val="1"/>
              </w:rPr>
            </w:pPr>
            <w:r w:rsidDel="00000000" w:rsidR="00000000" w:rsidRPr="00000000">
              <w:rPr>
                <w:rFonts w:ascii="Arial" w:cs="Arial" w:eastAsia="Arial" w:hAnsi="Arial"/>
                <w:rtl w:val="0"/>
              </w:rPr>
              <w:t xml:space="preserve">Levant. Req Banco de Dados MER e 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8">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9">
            <w:pP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B">
            <w:pPr>
              <w:jc w:val="center"/>
              <w:rPr>
                <w:rFonts w:ascii="Arial" w:cs="Arial" w:eastAsia="Arial" w:hAnsi="Arial"/>
                <w:b w:val="1"/>
              </w:rPr>
            </w:pPr>
            <w:r w:rsidDel="00000000" w:rsidR="00000000" w:rsidRPr="00000000">
              <w:rPr>
                <w:rtl w:val="0"/>
              </w:rPr>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C">
            <w:pPr>
              <w:rPr>
                <w:rFonts w:ascii="Arial" w:cs="Arial" w:eastAsia="Arial" w:hAnsi="Arial"/>
                <w:b w:val="1"/>
              </w:rPr>
            </w:pPr>
            <w:r w:rsidDel="00000000" w:rsidR="00000000" w:rsidRPr="00000000">
              <w:rPr>
                <w:rFonts w:ascii="Arial" w:cs="Arial" w:eastAsia="Arial" w:hAnsi="Arial"/>
                <w:rtl w:val="0"/>
              </w:rPr>
              <w:t xml:space="preserve">Levantamento de Requisitos – Documentação (Referenciação)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F">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2">
            <w:pPr>
              <w:jc w:val="center"/>
              <w:rPr>
                <w:rFonts w:ascii="Arial" w:cs="Arial" w:eastAsia="Arial" w:hAnsi="Arial"/>
                <w:b w:val="1"/>
              </w:rPr>
            </w:pPr>
            <w:r w:rsidDel="00000000" w:rsidR="00000000" w:rsidRPr="00000000">
              <w:rPr>
                <w:rtl w:val="0"/>
              </w:rPr>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3">
            <w:pPr>
              <w:rPr>
                <w:rFonts w:ascii="Arial" w:cs="Arial" w:eastAsia="Arial" w:hAnsi="Arial"/>
              </w:rPr>
            </w:pPr>
            <w:r w:rsidDel="00000000" w:rsidR="00000000" w:rsidRPr="00000000">
              <w:rPr>
                <w:rFonts w:ascii="Arial" w:cs="Arial" w:eastAsia="Arial" w:hAnsi="Arial"/>
                <w:rtl w:val="0"/>
              </w:rPr>
              <w:t xml:space="preserve">Elaboração da metodologia (Métodos, Ferramentas)</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6">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9">
            <w:pPr>
              <w:jc w:val="center"/>
              <w:rPr>
                <w:rFonts w:ascii="Arial" w:cs="Arial" w:eastAsia="Arial" w:hAnsi="Arial"/>
                <w:b w:val="1"/>
              </w:rPr>
            </w:pPr>
            <w:r w:rsidDel="00000000" w:rsidR="00000000" w:rsidRPr="00000000">
              <w:rPr>
                <w:rtl w:val="0"/>
              </w:rPr>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A">
            <w:pPr>
              <w:rPr>
                <w:rFonts w:ascii="Arial" w:cs="Arial" w:eastAsia="Arial" w:hAnsi="Arial"/>
              </w:rPr>
            </w:pPr>
            <w:r w:rsidDel="00000000" w:rsidR="00000000" w:rsidRPr="00000000">
              <w:rPr>
                <w:rFonts w:ascii="Arial" w:cs="Arial" w:eastAsia="Arial" w:hAnsi="Arial"/>
                <w:rtl w:val="0"/>
              </w:rPr>
              <w:t xml:space="preserve">Revisar: RF e RNF, protótipos, MER e DER, documentação.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B">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C">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D">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E">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F">
            <w:pPr>
              <w:spacing w:after="240" w:lineRule="auto"/>
              <w:rPr>
                <w:rFonts w:ascii="Arial" w:cs="Arial" w:eastAsia="Arial" w:hAnsi="Arial"/>
              </w:rPr>
            </w:pPr>
            <w:r w:rsidDel="00000000" w:rsidR="00000000" w:rsidRPr="00000000">
              <w:rPr>
                <w:rFonts w:ascii="Arial" w:cs="Arial" w:eastAsia="Arial" w:hAnsi="Arial"/>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0">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1">
            <w:pPr>
              <w:spacing w:after="24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2">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3">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4">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5">
            <w:pPr>
              <w:spacing w:after="24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6">
            <w:pPr>
              <w:jc w:val="cente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7">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8">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9">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A">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B">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C">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D">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E">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F">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0">
            <w:pPr>
              <w:spacing w:after="240" w:lineRule="auto"/>
              <w:rPr>
                <w:rFonts w:ascii="Arial" w:cs="Arial" w:eastAsia="Arial" w:hAnsi="Arial"/>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1">
            <w:pPr>
              <w:spacing w:after="240" w:line="360" w:lineRule="auto"/>
              <w:rPr>
                <w:rFonts w:ascii="Arial" w:cs="Arial" w:eastAsia="Arial" w:hAnsi="Arial"/>
                <w:b w:val="1"/>
              </w:rPr>
            </w:pPr>
            <w:r w:rsidDel="00000000" w:rsidR="00000000" w:rsidRPr="00000000">
              <w:rPr>
                <w:rFonts w:ascii="Arial" w:cs="Arial" w:eastAsia="Arial" w:hAnsi="Arial"/>
                <w:rtl w:val="0"/>
              </w:rPr>
              <w:t xml:space="preserve">Cronograma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B">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C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C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C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C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C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C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C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C7">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C8">
            <w:pPr>
              <w:spacing w:after="240" w:line="360" w:lineRule="auto"/>
              <w:rPr>
                <w:rFonts w:ascii="Arial" w:cs="Arial" w:eastAsia="Arial" w:hAnsi="Arial"/>
                <w:b w:val="1"/>
              </w:rPr>
            </w:pPr>
            <w:r w:rsidDel="00000000" w:rsidR="00000000" w:rsidRPr="00000000">
              <w:rPr>
                <w:rFonts w:ascii="Arial" w:cs="Arial" w:eastAsia="Arial" w:hAnsi="Arial"/>
                <w:rtl w:val="0"/>
              </w:rPr>
              <w:t xml:space="preserve">Pesquisa_02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C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C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C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C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C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C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C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0">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E">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DF">
            <w:pPr>
              <w:spacing w:after="240" w:line="360" w:lineRule="auto"/>
              <w:rPr>
                <w:rFonts w:ascii="Arial" w:cs="Arial" w:eastAsia="Arial" w:hAnsi="Arial"/>
              </w:rPr>
            </w:pPr>
            <w:r w:rsidDel="00000000" w:rsidR="00000000" w:rsidRPr="00000000">
              <w:rPr>
                <w:rFonts w:ascii="Arial" w:cs="Arial" w:eastAsia="Arial" w:hAnsi="Arial"/>
                <w:rtl w:val="0"/>
              </w:rPr>
              <w:t xml:space="preserve">Referencial Teórico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7">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5">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6">
            <w:pPr>
              <w:spacing w:after="240" w:line="360" w:lineRule="auto"/>
              <w:rPr>
                <w:rFonts w:ascii="Arial" w:cs="Arial" w:eastAsia="Arial" w:hAnsi="Arial"/>
                <w:b w:val="1"/>
              </w:rPr>
            </w:pPr>
            <w:r w:rsidDel="00000000" w:rsidR="00000000" w:rsidRPr="00000000">
              <w:rPr>
                <w:rFonts w:ascii="Arial" w:cs="Arial" w:eastAsia="Arial" w:hAnsi="Arial"/>
                <w:rtl w:val="0"/>
              </w:rPr>
              <w:t xml:space="preserve">Projeto de Interface de Usuário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C">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C">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0D">
            <w:pPr>
              <w:spacing w:after="240" w:line="360" w:lineRule="auto"/>
              <w:rPr>
                <w:rFonts w:ascii="Arial" w:cs="Arial" w:eastAsia="Arial" w:hAnsi="Arial"/>
                <w:b w:val="1"/>
              </w:rPr>
            </w:pPr>
            <w:r w:rsidDel="00000000" w:rsidR="00000000" w:rsidRPr="00000000">
              <w:rPr>
                <w:rFonts w:ascii="Arial" w:cs="Arial" w:eastAsia="Arial" w:hAnsi="Arial"/>
                <w:rtl w:val="0"/>
              </w:rPr>
              <w:t xml:space="preserve">Estudo de Viabilidade – Técnica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0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0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5">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2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2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2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23">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4">
            <w:pPr>
              <w:spacing w:after="240" w:line="360" w:lineRule="auto"/>
              <w:rPr>
                <w:rFonts w:ascii="Arial" w:cs="Arial" w:eastAsia="Arial" w:hAnsi="Arial"/>
                <w:b w:val="1"/>
              </w:rPr>
            </w:pPr>
            <w:r w:rsidDel="00000000" w:rsidR="00000000" w:rsidRPr="00000000">
              <w:rPr>
                <w:rFonts w:ascii="Arial" w:cs="Arial" w:eastAsia="Arial" w:hAnsi="Arial"/>
                <w:rtl w:val="0"/>
              </w:rPr>
              <w:t xml:space="preserve">Estudo de Viabilidade – Cronograma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C">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A">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3B">
            <w:pPr>
              <w:spacing w:after="240" w:line="360" w:lineRule="auto"/>
              <w:rPr>
                <w:rFonts w:ascii="Arial" w:cs="Arial" w:eastAsia="Arial" w:hAnsi="Arial"/>
                <w:b w:val="1"/>
              </w:rPr>
            </w:pPr>
            <w:r w:rsidDel="00000000" w:rsidR="00000000" w:rsidRPr="00000000">
              <w:rPr>
                <w:rFonts w:ascii="Arial" w:cs="Arial" w:eastAsia="Arial" w:hAnsi="Arial"/>
                <w:rtl w:val="0"/>
              </w:rPr>
              <w:t xml:space="preserve">Estudo de Viabilidade – Custos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3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3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3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3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3">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5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51">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2">
            <w:pPr>
              <w:spacing w:after="240" w:line="360" w:lineRule="auto"/>
              <w:rPr>
                <w:rFonts w:ascii="Arial" w:cs="Arial" w:eastAsia="Arial" w:hAnsi="Arial"/>
              </w:rPr>
            </w:pPr>
            <w:r w:rsidDel="00000000" w:rsidR="00000000" w:rsidRPr="00000000">
              <w:rPr>
                <w:rFonts w:ascii="Arial" w:cs="Arial" w:eastAsia="Arial" w:hAnsi="Arial"/>
                <w:rtl w:val="0"/>
              </w:rPr>
              <w:t xml:space="preserve">Estudo de Viabilidade – Econômica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A">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8">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9">
            <w:pPr>
              <w:spacing w:after="240" w:line="360" w:lineRule="auto"/>
              <w:rPr>
                <w:rFonts w:ascii="Arial" w:cs="Arial" w:eastAsia="Arial" w:hAnsi="Arial"/>
                <w:b w:val="1"/>
              </w:rPr>
            </w:pPr>
            <w:r w:rsidDel="00000000" w:rsidR="00000000" w:rsidRPr="00000000">
              <w:rPr>
                <w:rFonts w:ascii="Arial" w:cs="Arial" w:eastAsia="Arial" w:hAnsi="Arial"/>
                <w:rtl w:val="0"/>
              </w:rPr>
              <w:t xml:space="preserve">Protótipo – Baixo Nível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E">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F">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0">
            <w:pPr>
              <w:spacing w:after="240" w:line="360" w:lineRule="auto"/>
              <w:rPr>
                <w:rFonts w:ascii="Arial" w:cs="Arial" w:eastAsia="Arial" w:hAnsi="Arial"/>
                <w:b w:val="1"/>
              </w:rPr>
            </w:pPr>
            <w:r w:rsidDel="00000000" w:rsidR="00000000" w:rsidRPr="00000000">
              <w:rPr>
                <w:rFonts w:ascii="Arial" w:cs="Arial" w:eastAsia="Arial" w:hAnsi="Arial"/>
                <w:rtl w:val="0"/>
              </w:rPr>
              <w:t xml:space="preserve">Protótipo – Baixo Nível – Teste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6">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9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9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9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9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9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9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96">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7">
            <w:pPr>
              <w:spacing w:after="240" w:line="360" w:lineRule="auto"/>
              <w:rPr>
                <w:rFonts w:ascii="Arial" w:cs="Arial" w:eastAsia="Arial" w:hAnsi="Arial"/>
                <w:b w:val="1"/>
              </w:rPr>
            </w:pPr>
            <w:r w:rsidDel="00000000" w:rsidR="00000000" w:rsidRPr="00000000">
              <w:rPr>
                <w:rFonts w:ascii="Arial" w:cs="Arial" w:eastAsia="Arial" w:hAnsi="Arial"/>
                <w:rtl w:val="0"/>
              </w:rPr>
              <w:t xml:space="preserve">Protótipo – Alto Nível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1">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D">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AE">
            <w:pPr>
              <w:spacing w:after="240" w:line="360" w:lineRule="auto"/>
              <w:rPr>
                <w:rFonts w:ascii="Arial" w:cs="Arial" w:eastAsia="Arial" w:hAnsi="Arial"/>
                <w:b w:val="1"/>
              </w:rPr>
            </w:pPr>
            <w:r w:rsidDel="00000000" w:rsidR="00000000" w:rsidRPr="00000000">
              <w:rPr>
                <w:rFonts w:ascii="Arial" w:cs="Arial" w:eastAsia="Arial" w:hAnsi="Arial"/>
                <w:rtl w:val="0"/>
              </w:rPr>
              <w:t xml:space="preserve">Protótipo – Alto Nível – Teste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A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C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C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C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C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C4">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5">
            <w:pPr>
              <w:spacing w:after="240" w:line="360" w:lineRule="auto"/>
              <w:rPr>
                <w:rFonts w:ascii="Arial" w:cs="Arial" w:eastAsia="Arial" w:hAnsi="Arial"/>
                <w:b w:val="1"/>
              </w:rPr>
            </w:pPr>
            <w:r w:rsidDel="00000000" w:rsidR="00000000" w:rsidRPr="00000000">
              <w:rPr>
                <w:rFonts w:ascii="Arial" w:cs="Arial" w:eastAsia="Arial" w:hAnsi="Arial"/>
                <w:rtl w:val="0"/>
              </w:rPr>
              <w:t xml:space="preserve">Diagramas UML – Casos de Uso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E">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B">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DC">
            <w:pPr>
              <w:spacing w:after="240" w:line="360" w:lineRule="auto"/>
              <w:rPr>
                <w:rFonts w:ascii="Arial" w:cs="Arial" w:eastAsia="Arial" w:hAnsi="Arial"/>
                <w:b w:val="1"/>
              </w:rPr>
            </w:pPr>
            <w:r w:rsidDel="00000000" w:rsidR="00000000" w:rsidRPr="00000000">
              <w:rPr>
                <w:rFonts w:ascii="Arial" w:cs="Arial" w:eastAsia="Arial" w:hAnsi="Arial"/>
                <w:rtl w:val="0"/>
              </w:rPr>
              <w:t xml:space="preserve">Diagramas UML – Classes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D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D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D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3">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F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F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F2">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3">
            <w:pPr>
              <w:spacing w:after="240" w:line="360" w:lineRule="auto"/>
              <w:rPr>
                <w:rFonts w:ascii="Arial" w:cs="Arial" w:eastAsia="Arial" w:hAnsi="Arial"/>
                <w:b w:val="1"/>
              </w:rPr>
            </w:pPr>
            <w:r w:rsidDel="00000000" w:rsidR="00000000" w:rsidRPr="00000000">
              <w:rPr>
                <w:rFonts w:ascii="Arial" w:cs="Arial" w:eastAsia="Arial" w:hAnsi="Arial"/>
                <w:rtl w:val="0"/>
              </w:rPr>
              <w:t xml:space="preserve">Diagramas UML – Estado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9">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0A">
            <w:pPr>
              <w:spacing w:after="240" w:line="360" w:lineRule="auto"/>
              <w:rPr>
                <w:rFonts w:ascii="Arial" w:cs="Arial" w:eastAsia="Arial" w:hAnsi="Arial"/>
              </w:rPr>
            </w:pPr>
            <w:r w:rsidDel="00000000" w:rsidR="00000000" w:rsidRPr="00000000">
              <w:rPr>
                <w:rFonts w:ascii="Arial" w:cs="Arial" w:eastAsia="Arial" w:hAnsi="Arial"/>
                <w:rtl w:val="0"/>
              </w:rPr>
              <w:t xml:space="preserve">Apresentação e Entrega Parcial</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0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0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0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0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0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3">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4">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20">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1">
            <w:pPr>
              <w:spacing w:after="240" w:line="360" w:lineRule="auto"/>
              <w:rPr>
                <w:rFonts w:ascii="Arial" w:cs="Arial" w:eastAsia="Arial" w:hAnsi="Arial"/>
              </w:rPr>
            </w:pPr>
            <w:r w:rsidDel="00000000" w:rsidR="00000000" w:rsidRPr="00000000">
              <w:rPr>
                <w:rFonts w:ascii="Arial" w:cs="Arial" w:eastAsia="Arial" w:hAnsi="Arial"/>
                <w:b w:val="1"/>
                <w:i w:val="1"/>
                <w:rtl w:val="0"/>
              </w:rPr>
              <w:t xml:space="preserve">2º Semestre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3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3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3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3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3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3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3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37">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38">
            <w:pPr>
              <w:spacing w:after="240" w:line="360" w:lineRule="auto"/>
              <w:rPr>
                <w:rFonts w:ascii="Arial" w:cs="Arial" w:eastAsia="Arial" w:hAnsi="Arial"/>
              </w:rPr>
            </w:pPr>
            <w:r w:rsidDel="00000000" w:rsidR="00000000" w:rsidRPr="00000000">
              <w:rPr>
                <w:rFonts w:ascii="Arial" w:cs="Arial" w:eastAsia="Arial" w:hAnsi="Arial"/>
                <w:rtl w:val="0"/>
              </w:rPr>
              <w:t xml:space="preserve">Pesquisa_03</w:t>
            </w:r>
          </w:p>
          <w:p w:rsidR="00000000" w:rsidDel="00000000" w:rsidP="00000000" w:rsidRDefault="00000000" w:rsidRPr="00000000" w14:paraId="00000639">
            <w:pPr>
              <w:spacing w:after="240" w:line="36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3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3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3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3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3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3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6">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F">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0">
            <w:pPr>
              <w:spacing w:after="240" w:line="360" w:lineRule="auto"/>
              <w:rPr>
                <w:rFonts w:ascii="Arial" w:cs="Arial" w:eastAsia="Arial" w:hAnsi="Arial"/>
              </w:rPr>
            </w:pPr>
            <w:r w:rsidDel="00000000" w:rsidR="00000000" w:rsidRPr="00000000">
              <w:rPr>
                <w:rFonts w:ascii="Arial" w:cs="Arial" w:eastAsia="Arial" w:hAnsi="Arial"/>
                <w:rtl w:val="0"/>
              </w:rPr>
              <w:t xml:space="preserve">Referencial Teórico – Continuação</w:t>
            </w:r>
          </w:p>
          <w:p w:rsidR="00000000" w:rsidDel="00000000" w:rsidP="00000000" w:rsidRDefault="00000000" w:rsidRPr="00000000" w14:paraId="00000651">
            <w:pPr>
              <w:spacing w:after="240" w:line="36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6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6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6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6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6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6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6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67">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68">
            <w:pPr>
              <w:spacing w:after="240" w:line="360" w:lineRule="auto"/>
              <w:rPr>
                <w:rFonts w:ascii="Arial" w:cs="Arial" w:eastAsia="Arial" w:hAnsi="Arial"/>
                <w:b w:val="1"/>
              </w:rPr>
            </w:pPr>
            <w:r w:rsidDel="00000000" w:rsidR="00000000" w:rsidRPr="00000000">
              <w:rPr>
                <w:rFonts w:ascii="Arial" w:cs="Arial" w:eastAsia="Arial" w:hAnsi="Arial"/>
                <w:rtl w:val="0"/>
              </w:rPr>
              <w:t xml:space="preserve">Codificação (Planejamento)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6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6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6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6C">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6D">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6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6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E">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7F">
            <w:pPr>
              <w:spacing w:after="240" w:line="360" w:lineRule="auto"/>
              <w:rPr>
                <w:rFonts w:ascii="Arial" w:cs="Arial" w:eastAsia="Arial" w:hAnsi="Arial"/>
              </w:rPr>
            </w:pPr>
            <w:r w:rsidDel="00000000" w:rsidR="00000000" w:rsidRPr="00000000">
              <w:rPr>
                <w:rFonts w:ascii="Arial" w:cs="Arial" w:eastAsia="Arial" w:hAnsi="Arial"/>
                <w:rtl w:val="0"/>
              </w:rPr>
              <w:t xml:space="preserve">Codificação (Implementação)</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3">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4">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5">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6">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7">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8">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9">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5">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6">
            <w:pPr>
              <w:spacing w:after="240" w:line="360" w:lineRule="auto"/>
              <w:rPr>
                <w:rFonts w:ascii="Arial" w:cs="Arial" w:eastAsia="Arial" w:hAnsi="Arial"/>
                <w:b w:val="1"/>
              </w:rPr>
            </w:pPr>
            <w:r w:rsidDel="00000000" w:rsidR="00000000" w:rsidRPr="00000000">
              <w:rPr>
                <w:rFonts w:ascii="Arial" w:cs="Arial" w:eastAsia="Arial" w:hAnsi="Arial"/>
                <w:rtl w:val="0"/>
              </w:rPr>
              <w:t xml:space="preserve">Teste – Aplicação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C">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D">
            <w:pPr>
              <w:spacing w:after="240" w:line="360" w:lineRule="auto"/>
              <w:rPr>
                <w:rFonts w:ascii="Arial" w:cs="Arial" w:eastAsia="Arial" w:hAnsi="Arial"/>
              </w:rPr>
            </w:pPr>
            <w:r w:rsidDel="00000000" w:rsidR="00000000" w:rsidRPr="00000000">
              <w:rPr>
                <w:rFonts w:ascii="Arial" w:cs="Arial" w:eastAsia="Arial" w:hAnsi="Arial"/>
                <w:rtl w:val="0"/>
              </w:rPr>
              <w:t xml:space="preserve">Teste – Documentação</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C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C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C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C3">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4">
            <w:pPr>
              <w:spacing w:after="240" w:line="360" w:lineRule="auto"/>
              <w:rPr>
                <w:rFonts w:ascii="Arial" w:cs="Arial" w:eastAsia="Arial" w:hAnsi="Arial"/>
              </w:rPr>
            </w:pPr>
            <w:r w:rsidDel="00000000" w:rsidR="00000000" w:rsidRPr="00000000">
              <w:rPr>
                <w:rFonts w:ascii="Arial" w:cs="Arial" w:eastAsia="Arial" w:hAnsi="Arial"/>
                <w:rtl w:val="0"/>
              </w:rPr>
              <w:t xml:space="preserve">Apresentação e Entrega Parcial</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5">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A">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B">
            <w:pPr>
              <w:spacing w:after="240" w:line="360" w:lineRule="auto"/>
              <w:rPr>
                <w:rFonts w:ascii="Arial" w:cs="Arial" w:eastAsia="Arial" w:hAnsi="Arial"/>
              </w:rPr>
            </w:pPr>
            <w:r w:rsidDel="00000000" w:rsidR="00000000" w:rsidRPr="00000000">
              <w:rPr>
                <w:rFonts w:ascii="Arial" w:cs="Arial" w:eastAsia="Arial" w:hAnsi="Arial"/>
                <w:rtl w:val="0"/>
              </w:rPr>
              <w:t xml:space="preserve">Apresentação e Entrega Final</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E">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F">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1">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2">
            <w:pPr>
              <w:spacing w:after="240" w:line="360" w:lineRule="auto"/>
              <w:rPr>
                <w:rFonts w:ascii="Arial" w:cs="Arial" w:eastAsia="Arial" w:hAnsi="Arial"/>
              </w:rPr>
            </w:pPr>
            <w:r w:rsidDel="00000000" w:rsidR="00000000" w:rsidRPr="00000000">
              <w:rPr>
                <w:rFonts w:ascii="Arial" w:cs="Arial" w:eastAsia="Arial" w:hAnsi="Arial"/>
                <w:rtl w:val="0"/>
              </w:rPr>
              <w:t xml:space="preserve">Recuperação</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7">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8">
            <w:pPr>
              <w:jc w:val="center"/>
              <w:rPr>
                <w:rFonts w:ascii="Arial" w:cs="Arial" w:eastAsia="Arial" w:hAnsi="Arial"/>
                <w:b w:val="1"/>
              </w:rPr>
            </w:pPr>
            <w:r w:rsidDel="00000000" w:rsidR="00000000" w:rsidRPr="00000000">
              <w:rPr>
                <w:rFonts w:ascii="Arial" w:cs="Arial" w:eastAsia="Arial" w:hAnsi="Arial"/>
                <w:b w:val="1"/>
                <w:rtl w:val="0"/>
              </w:rPr>
              <w:t xml:space="preserve">X</w:t>
            </w:r>
          </w:p>
        </w:tc>
      </w:tr>
    </w:tbl>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spacing w:line="360" w:lineRule="auto"/>
        <w:rPr>
          <w:rFonts w:ascii="Arial" w:cs="Arial" w:eastAsia="Arial" w:hAnsi="Arial"/>
          <w:sz w:val="24"/>
          <w:szCs w:val="24"/>
        </w:rPr>
      </w:pPr>
      <w:bookmarkStart w:colFirst="0" w:colLast="0" w:name="_heading=h.1rvwp1q" w:id="45"/>
      <w:bookmarkEnd w:id="45"/>
      <w:sdt>
        <w:sdtPr>
          <w:tag w:val="goog_rdk_90"/>
        </w:sdtPr>
        <w:sdtContent>
          <w:commentRangeStart w:id="58"/>
        </w:sdtContent>
      </w:sdt>
      <w:r w:rsidDel="00000000" w:rsidR="00000000" w:rsidRPr="00000000">
        <w:rPr>
          <w:rFonts w:ascii="Arial" w:cs="Arial" w:eastAsia="Arial" w:hAnsi="Arial"/>
          <w:sz w:val="24"/>
          <w:szCs w:val="24"/>
          <w:rtl w:val="0"/>
        </w:rPr>
        <w:t xml:space="preserve">Tabela 02 – Atividade</w:t>
      </w:r>
      <w:commentRangeEnd w:id="58"/>
      <w:r w:rsidDel="00000000" w:rsidR="00000000" w:rsidRPr="00000000">
        <w:commentReference w:id="58"/>
      </w:r>
      <w:r w:rsidDel="00000000" w:rsidR="00000000" w:rsidRPr="00000000">
        <w:rPr>
          <w:rtl w:val="0"/>
        </w:rPr>
      </w:r>
    </w:p>
    <w:tbl>
      <w:tblPr>
        <w:tblStyle w:val="Table8"/>
        <w:tblW w:w="10064.0" w:type="dxa"/>
        <w:jc w:val="left"/>
        <w:tblInd w:w="-577.0" w:type="dxa"/>
        <w:tblLayout w:type="fixed"/>
        <w:tblLook w:val="0400"/>
      </w:tblPr>
      <w:tblGrid>
        <w:gridCol w:w="1671"/>
        <w:gridCol w:w="852"/>
        <w:gridCol w:w="906"/>
        <w:gridCol w:w="1037"/>
        <w:gridCol w:w="2377"/>
        <w:gridCol w:w="1530"/>
        <w:gridCol w:w="1531"/>
        <w:gridCol w:w="160"/>
        <w:tblGridChange w:id="0">
          <w:tblGrid>
            <w:gridCol w:w="1671"/>
            <w:gridCol w:w="852"/>
            <w:gridCol w:w="906"/>
            <w:gridCol w:w="1037"/>
            <w:gridCol w:w="2377"/>
            <w:gridCol w:w="1530"/>
            <w:gridCol w:w="1531"/>
            <w:gridCol w:w="160"/>
          </w:tblGrid>
        </w:tblGridChange>
      </w:tblGrid>
      <w:tr>
        <w:trPr>
          <w:cantSplit w:val="0"/>
          <w:trHeight w:val="748"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70B">
            <w:pPr>
              <w:spacing w:after="0" w:line="240" w:lineRule="auto"/>
              <w:jc w:val="center"/>
              <w:rPr>
                <w:b w:val="1"/>
                <w:color w:val="000000"/>
              </w:rPr>
            </w:pPr>
            <w:r w:rsidDel="00000000" w:rsidR="00000000" w:rsidRPr="00000000">
              <w:rPr>
                <w:b w:val="1"/>
                <w:color w:val="000000"/>
                <w:rtl w:val="0"/>
              </w:rPr>
              <w:t xml:space="preserve">Atividade</w:t>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70C">
            <w:pPr>
              <w:spacing w:after="0" w:line="240" w:lineRule="auto"/>
              <w:jc w:val="center"/>
              <w:rPr>
                <w:b w:val="1"/>
                <w:color w:val="000000"/>
              </w:rPr>
            </w:pPr>
            <w:r w:rsidDel="00000000" w:rsidR="00000000" w:rsidRPr="00000000">
              <w:rPr>
                <w:b w:val="1"/>
                <w:color w:val="000000"/>
                <w:rtl w:val="0"/>
              </w:rPr>
              <w:t xml:space="preserve">Iniciada</w:t>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70D">
            <w:pPr>
              <w:spacing w:after="0" w:line="240" w:lineRule="auto"/>
              <w:jc w:val="center"/>
              <w:rPr>
                <w:b w:val="1"/>
                <w:color w:val="000000"/>
              </w:rPr>
            </w:pPr>
            <w:r w:rsidDel="00000000" w:rsidR="00000000" w:rsidRPr="00000000">
              <w:rPr>
                <w:b w:val="1"/>
                <w:color w:val="000000"/>
                <w:rtl w:val="0"/>
              </w:rPr>
              <w:t xml:space="preserve">Pausada</w:t>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70E">
            <w:pPr>
              <w:spacing w:after="0" w:line="240" w:lineRule="auto"/>
              <w:jc w:val="center"/>
              <w:rPr>
                <w:b w:val="1"/>
                <w:color w:val="000000"/>
              </w:rPr>
            </w:pPr>
            <w:r w:rsidDel="00000000" w:rsidR="00000000" w:rsidRPr="00000000">
              <w:rPr>
                <w:b w:val="1"/>
                <w:color w:val="000000"/>
                <w:rtl w:val="0"/>
              </w:rPr>
              <w:t xml:space="preserve">Concluída</w:t>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70F">
            <w:pPr>
              <w:spacing w:after="0" w:line="240" w:lineRule="auto"/>
              <w:jc w:val="center"/>
              <w:rPr>
                <w:b w:val="1"/>
                <w:color w:val="000000"/>
              </w:rPr>
            </w:pPr>
            <w:r w:rsidDel="00000000" w:rsidR="00000000" w:rsidRPr="00000000">
              <w:rPr>
                <w:b w:val="1"/>
                <w:color w:val="000000"/>
                <w:rtl w:val="0"/>
              </w:rPr>
              <w:t xml:space="preserve">Responsável</w:t>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710">
            <w:pPr>
              <w:spacing w:after="0" w:line="240" w:lineRule="auto"/>
              <w:jc w:val="center"/>
              <w:rPr>
                <w:b w:val="1"/>
                <w:color w:val="000000"/>
              </w:rPr>
            </w:pPr>
            <w:r w:rsidDel="00000000" w:rsidR="00000000" w:rsidRPr="00000000">
              <w:rPr>
                <w:b w:val="1"/>
                <w:color w:val="000000"/>
                <w:rtl w:val="0"/>
              </w:rPr>
              <w:t xml:space="preserve">Data Início</w:t>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711">
            <w:pPr>
              <w:spacing w:after="0" w:line="240" w:lineRule="auto"/>
              <w:jc w:val="center"/>
              <w:rPr>
                <w:b w:val="1"/>
                <w:color w:val="000000"/>
              </w:rPr>
            </w:pPr>
            <w:r w:rsidDel="00000000" w:rsidR="00000000" w:rsidRPr="00000000">
              <w:rPr>
                <w:b w:val="1"/>
                <w:color w:val="000000"/>
                <w:rtl w:val="0"/>
              </w:rPr>
              <w:t xml:space="preserve">Data Término</w:t>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12">
            <w:pPr>
              <w:spacing w:after="0" w:line="240" w:lineRule="auto"/>
              <w:rPr>
                <w:color w:val="000000"/>
              </w:rPr>
            </w:pPr>
            <w:r w:rsidDel="00000000" w:rsidR="00000000" w:rsidRPr="00000000">
              <w:rPr>
                <w:color w:val="000000"/>
                <w:rtl w:val="0"/>
              </w:rPr>
              <w:t xml:space="preserve">Documentação - ABNT</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3">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4">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5">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6">
            <w:pPr>
              <w:spacing w:after="0" w:line="240" w:lineRule="auto"/>
              <w:jc w:val="center"/>
              <w:rPr>
                <w:color w:val="000000"/>
              </w:rPr>
            </w:pPr>
            <w:r w:rsidDel="00000000" w:rsidR="00000000" w:rsidRPr="00000000">
              <w:rPr>
                <w:color w:val="000000"/>
                <w:rtl w:val="0"/>
              </w:rPr>
              <w:t xml:space="preserve">Todos os integrantes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7">
            <w:pPr>
              <w:spacing w:after="0" w:line="240" w:lineRule="auto"/>
              <w:jc w:val="right"/>
              <w:rPr>
                <w:color w:val="000000"/>
              </w:rPr>
            </w:pPr>
            <w:r w:rsidDel="00000000" w:rsidR="00000000" w:rsidRPr="00000000">
              <w:rPr>
                <w:color w:val="000000"/>
                <w:rtl w:val="0"/>
              </w:rPr>
              <w:t xml:space="preserve">01/03/2023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8">
            <w:pPr>
              <w:spacing w:after="0" w:line="240" w:lineRule="auto"/>
              <w:rPr>
                <w:color w:val="000000"/>
              </w:rPr>
            </w:pPr>
            <w:r w:rsidDel="00000000" w:rsidR="00000000" w:rsidRPr="00000000">
              <w:rPr>
                <w:color w:val="000000"/>
                <w:rtl w:val="0"/>
              </w:rPr>
              <w:t xml:space="preserve"> </w:t>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19">
            <w:pPr>
              <w:spacing w:after="0" w:line="240" w:lineRule="auto"/>
              <w:rPr>
                <w:color w:val="000000"/>
              </w:rPr>
            </w:pPr>
            <w:r w:rsidDel="00000000" w:rsidR="00000000" w:rsidRPr="00000000">
              <w:rPr>
                <w:color w:val="000000"/>
                <w:rtl w:val="0"/>
              </w:rPr>
              <w:t xml:space="preserve">Pesquisa_01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A">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B">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C">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D">
            <w:pPr>
              <w:spacing w:after="0" w:line="240" w:lineRule="auto"/>
              <w:jc w:val="center"/>
              <w:rPr>
                <w:color w:val="000000"/>
              </w:rPr>
            </w:pPr>
            <w:r w:rsidDel="00000000" w:rsidR="00000000" w:rsidRPr="00000000">
              <w:rPr>
                <w:color w:val="000000"/>
                <w:rtl w:val="0"/>
              </w:rPr>
              <w:t xml:space="preserve">Todos os integrantes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E">
            <w:pPr>
              <w:spacing w:after="0" w:line="240" w:lineRule="auto"/>
              <w:jc w:val="right"/>
              <w:rPr>
                <w:color w:val="000000"/>
              </w:rPr>
            </w:pPr>
            <w:r w:rsidDel="00000000" w:rsidR="00000000" w:rsidRPr="00000000">
              <w:rPr>
                <w:color w:val="000000"/>
                <w:rtl w:val="0"/>
              </w:rPr>
              <w:t xml:space="preserve">07/03/2023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F">
            <w:pPr>
              <w:spacing w:after="0" w:line="240" w:lineRule="auto"/>
              <w:jc w:val="right"/>
              <w:rPr>
                <w:color w:val="000000"/>
              </w:rPr>
            </w:pPr>
            <w:r w:rsidDel="00000000" w:rsidR="00000000" w:rsidRPr="00000000">
              <w:rPr>
                <w:color w:val="000000"/>
                <w:rtl w:val="0"/>
              </w:rPr>
              <w:t xml:space="preserve">08/03/2023</w:t>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20">
            <w:pPr>
              <w:spacing w:after="0" w:line="240" w:lineRule="auto"/>
              <w:rPr>
                <w:color w:val="000000"/>
              </w:rPr>
            </w:pPr>
            <w:r w:rsidDel="00000000" w:rsidR="00000000" w:rsidRPr="00000000">
              <w:rPr>
                <w:color w:val="000000"/>
                <w:rtl w:val="0"/>
              </w:rPr>
              <w:t xml:space="preserve">Brainstorm</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1">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2">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3">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4">
            <w:pPr>
              <w:spacing w:after="0" w:line="240" w:lineRule="auto"/>
              <w:jc w:val="center"/>
              <w:rPr>
                <w:b w:val="1"/>
                <w:color w:val="000000"/>
              </w:rPr>
            </w:pPr>
            <w:r w:rsidDel="00000000" w:rsidR="00000000" w:rsidRPr="00000000">
              <w:rPr>
                <w:b w:val="1"/>
                <w:color w:val="000000"/>
                <w:rtl w:val="0"/>
              </w:rPr>
              <w:t xml:space="preserve">Vitor Hugo Rodrigues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5">
            <w:pPr>
              <w:spacing w:after="0" w:line="240" w:lineRule="auto"/>
              <w:jc w:val="right"/>
              <w:rPr>
                <w:color w:val="000000"/>
              </w:rPr>
            </w:pPr>
            <w:r w:rsidDel="00000000" w:rsidR="00000000" w:rsidRPr="00000000">
              <w:rPr>
                <w:color w:val="000000"/>
                <w:rtl w:val="0"/>
              </w:rPr>
              <w:t xml:space="preserve">07/03/2023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6">
            <w:pPr>
              <w:spacing w:after="0" w:line="240" w:lineRule="auto"/>
              <w:jc w:val="right"/>
              <w:rPr>
                <w:color w:val="000000"/>
              </w:rPr>
            </w:pPr>
            <w:r w:rsidDel="00000000" w:rsidR="00000000" w:rsidRPr="00000000">
              <w:rPr>
                <w:color w:val="000000"/>
                <w:rtl w:val="0"/>
              </w:rPr>
              <w:t xml:space="preserve">07/04/2023</w:t>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27">
            <w:pPr>
              <w:spacing w:after="0" w:line="240" w:lineRule="auto"/>
              <w:rPr>
                <w:color w:val="000000"/>
              </w:rPr>
            </w:pPr>
            <w:r w:rsidDel="00000000" w:rsidR="00000000" w:rsidRPr="00000000">
              <w:rPr>
                <w:color w:val="000000"/>
                <w:rtl w:val="0"/>
              </w:rPr>
              <w:t xml:space="preserve">Pesquisa_02</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8">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9">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A">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B">
            <w:pPr>
              <w:spacing w:after="0" w:line="240" w:lineRule="auto"/>
              <w:jc w:val="center"/>
              <w:rPr>
                <w:color w:val="000000"/>
              </w:rPr>
            </w:pPr>
            <w:r w:rsidDel="00000000" w:rsidR="00000000" w:rsidRPr="00000000">
              <w:rPr>
                <w:color w:val="000000"/>
                <w:rtl w:val="0"/>
              </w:rPr>
              <w:t xml:space="preserve">Todos os integrantes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C">
            <w:pPr>
              <w:spacing w:after="0" w:line="240" w:lineRule="auto"/>
              <w:jc w:val="right"/>
              <w:rPr>
                <w:color w:val="000000"/>
              </w:rPr>
            </w:pPr>
            <w:r w:rsidDel="00000000" w:rsidR="00000000" w:rsidRPr="00000000">
              <w:rPr>
                <w:color w:val="000000"/>
                <w:rtl w:val="0"/>
              </w:rPr>
              <w:t xml:space="preserve">16/05/2023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D">
            <w:pPr>
              <w:spacing w:after="0" w:line="240" w:lineRule="auto"/>
              <w:jc w:val="right"/>
              <w:rPr>
                <w:color w:val="000000"/>
              </w:rPr>
            </w:pPr>
            <w:r w:rsidDel="00000000" w:rsidR="00000000" w:rsidRPr="00000000">
              <w:rPr>
                <w:color w:val="000000"/>
                <w:rtl w:val="0"/>
              </w:rPr>
              <w:t xml:space="preserve">30/05/2023</w:t>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2E">
            <w:pPr>
              <w:spacing w:after="0" w:line="240" w:lineRule="auto"/>
              <w:rPr>
                <w:color w:val="000000"/>
              </w:rPr>
            </w:pPr>
            <w:r w:rsidDel="00000000" w:rsidR="00000000" w:rsidRPr="00000000">
              <w:rPr>
                <w:color w:val="000000"/>
                <w:rtl w:val="0"/>
              </w:rPr>
              <w:t xml:space="preserve">Planejamento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F">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0">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1">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2">
            <w:pPr>
              <w:spacing w:after="0" w:line="240" w:lineRule="auto"/>
              <w:jc w:val="center"/>
              <w:rPr>
                <w:b w:val="1"/>
                <w:color w:val="000000"/>
              </w:rPr>
            </w:pPr>
            <w:r w:rsidDel="00000000" w:rsidR="00000000" w:rsidRPr="00000000">
              <w:rPr>
                <w:b w:val="1"/>
                <w:color w:val="000000"/>
                <w:rtl w:val="0"/>
              </w:rPr>
              <w:t xml:space="preserve">Vitor Hugo Rodrigues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3">
            <w:pPr>
              <w:spacing w:after="0" w:line="240" w:lineRule="auto"/>
              <w:jc w:val="right"/>
              <w:rPr>
                <w:color w:val="000000"/>
              </w:rPr>
            </w:pPr>
            <w:r w:rsidDel="00000000" w:rsidR="00000000" w:rsidRPr="00000000">
              <w:rPr>
                <w:color w:val="000000"/>
                <w:rtl w:val="0"/>
              </w:rPr>
              <w:t xml:space="preserve">01/03/2023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4">
            <w:pPr>
              <w:spacing w:after="0" w:line="240" w:lineRule="auto"/>
              <w:jc w:val="right"/>
              <w:rPr>
                <w:color w:val="000000"/>
              </w:rPr>
            </w:pPr>
            <w:r w:rsidDel="00000000" w:rsidR="00000000" w:rsidRPr="00000000">
              <w:rPr>
                <w:color w:val="000000"/>
                <w:rtl w:val="0"/>
              </w:rPr>
              <w:t xml:space="preserve">01/04/2023</w:t>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35">
            <w:pPr>
              <w:spacing w:after="0" w:line="240" w:lineRule="auto"/>
              <w:rPr>
                <w:color w:val="000000"/>
              </w:rPr>
            </w:pPr>
            <w:r w:rsidDel="00000000" w:rsidR="00000000" w:rsidRPr="00000000">
              <w:rPr>
                <w:color w:val="000000"/>
                <w:rtl w:val="0"/>
              </w:rPr>
              <w:t xml:space="preserve">Cronograma</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6">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7">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8">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9">
            <w:pPr>
              <w:spacing w:after="0" w:line="240" w:lineRule="auto"/>
              <w:jc w:val="center"/>
              <w:rPr>
                <w:b w:val="1"/>
                <w:color w:val="000000"/>
              </w:rPr>
            </w:pPr>
            <w:r w:rsidDel="00000000" w:rsidR="00000000" w:rsidRPr="00000000">
              <w:rPr>
                <w:b w:val="1"/>
                <w:color w:val="000000"/>
                <w:rtl w:val="0"/>
              </w:rPr>
              <w:t xml:space="preserve">Vitor Hugo Rodrigues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A">
            <w:pPr>
              <w:spacing w:after="0" w:line="240" w:lineRule="auto"/>
              <w:jc w:val="right"/>
              <w:rPr>
                <w:color w:val="000000"/>
              </w:rPr>
            </w:pPr>
            <w:r w:rsidDel="00000000" w:rsidR="00000000" w:rsidRPr="00000000">
              <w:rPr>
                <w:color w:val="000000"/>
                <w:rtl w:val="0"/>
              </w:rPr>
              <w:t xml:space="preserve">30/06/2023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B">
            <w:pPr>
              <w:spacing w:after="0" w:line="240" w:lineRule="auto"/>
              <w:rPr>
                <w:color w:val="000000"/>
              </w:rPr>
            </w:pPr>
            <w:r w:rsidDel="00000000" w:rsidR="00000000" w:rsidRPr="00000000">
              <w:rPr>
                <w:color w:val="000000"/>
                <w:rtl w:val="0"/>
              </w:rPr>
              <w:t xml:space="preserve"> </w:t>
            </w:r>
          </w:p>
        </w:tc>
      </w:tr>
      <w:tr>
        <w:trPr>
          <w:cantSplit w:val="0"/>
          <w:trHeight w:val="446" w:hRule="atLeast"/>
          <w:tblHeader w:val="0"/>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3C">
            <w:pPr>
              <w:spacing w:after="0" w:line="240" w:lineRule="auto"/>
              <w:rPr>
                <w:color w:val="000000"/>
              </w:rPr>
            </w:pPr>
            <w:r w:rsidDel="00000000" w:rsidR="00000000" w:rsidRPr="00000000">
              <w:rPr>
                <w:color w:val="000000"/>
                <w:rtl w:val="0"/>
              </w:rPr>
              <w:t xml:space="preserve">Levantamento de Requisitos – Elicitação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3D">
            <w:pPr>
              <w:spacing w:after="0" w:line="240" w:lineRule="auto"/>
              <w:jc w:val="center"/>
              <w:rPr>
                <w:color w:val="000000"/>
              </w:rPr>
            </w:pPr>
            <w:r w:rsidDel="00000000" w:rsidR="00000000" w:rsidRPr="00000000">
              <w:rPr>
                <w:color w:val="000000"/>
                <w:rtl w:val="0"/>
              </w:rPr>
              <w:t xml:space="preserve">X</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3E">
            <w:pPr>
              <w:spacing w:after="0" w:line="240" w:lineRule="auto"/>
              <w:jc w:val="center"/>
              <w:rPr>
                <w:color w:val="000000"/>
              </w:rPr>
            </w:pPr>
            <w:r w:rsidDel="00000000" w:rsidR="00000000" w:rsidRPr="00000000">
              <w:rPr>
                <w:color w:val="000000"/>
                <w:rtl w:val="0"/>
              </w:rPr>
              <w:t xml:space="preserve"> </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3F">
            <w:pPr>
              <w:spacing w:after="0" w:line="240" w:lineRule="auto"/>
              <w:jc w:val="center"/>
              <w:rPr>
                <w:color w:val="000000"/>
              </w:rPr>
            </w:pPr>
            <w:r w:rsidDel="00000000" w:rsidR="00000000" w:rsidRPr="00000000">
              <w:rPr>
                <w:color w:val="000000"/>
                <w:rtl w:val="0"/>
              </w:rPr>
              <w:t xml:space="preserve">X</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0">
            <w:pPr>
              <w:spacing w:after="0" w:line="240" w:lineRule="auto"/>
              <w:jc w:val="center"/>
              <w:rPr>
                <w:color w:val="000000"/>
              </w:rPr>
            </w:pPr>
            <w:r w:rsidDel="00000000" w:rsidR="00000000" w:rsidRPr="00000000">
              <w:rPr>
                <w:color w:val="000000"/>
                <w:rtl w:val="0"/>
              </w:rPr>
              <w:t xml:space="preserve">Jhonata Conceição, Danilo Alfa e Leonardo Gargoriano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1">
            <w:pPr>
              <w:spacing w:after="0" w:line="240" w:lineRule="auto"/>
              <w:jc w:val="center"/>
              <w:rPr>
                <w:color w:val="000000"/>
              </w:rPr>
            </w:pPr>
            <w:r w:rsidDel="00000000" w:rsidR="00000000" w:rsidRPr="00000000">
              <w:rPr>
                <w:color w:val="000000"/>
                <w:rtl w:val="0"/>
              </w:rPr>
              <w:t xml:space="preserve">19/04/2023</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2">
            <w:pPr>
              <w:spacing w:after="0" w:line="240" w:lineRule="auto"/>
              <w:jc w:val="center"/>
              <w:rPr>
                <w:color w:val="000000"/>
              </w:rPr>
            </w:pPr>
            <w:r w:rsidDel="00000000" w:rsidR="00000000" w:rsidRPr="00000000">
              <w:rPr>
                <w:color w:val="000000"/>
                <w:rtl w:val="0"/>
              </w:rPr>
              <w:t xml:space="preserve">30/05/2023</w:t>
            </w:r>
          </w:p>
        </w:tc>
      </w:tr>
      <w:tr>
        <w:trPr>
          <w:cantSplit w:val="0"/>
          <w:trHeight w:val="446" w:hRule="atLeast"/>
          <w:tblHeader w:val="0"/>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4A">
            <w:pPr>
              <w:rPr>
                <w:color w:val="000000"/>
              </w:rPr>
            </w:pPr>
            <w:r w:rsidDel="00000000" w:rsidR="00000000" w:rsidRPr="00000000">
              <w:rPr>
                <w:rtl w:val="0"/>
              </w:rPr>
            </w:r>
          </w:p>
        </w:tc>
      </w:tr>
      <w:tr>
        <w:trPr>
          <w:cantSplit w:val="0"/>
          <w:trHeight w:val="446" w:hRule="atLeast"/>
          <w:tblHeader w:val="0"/>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52">
            <w:pPr>
              <w:spacing w:after="0" w:lineRule="auto"/>
              <w:rPr>
                <w:sz w:val="20"/>
                <w:szCs w:val="20"/>
              </w:rPr>
            </w:pPr>
            <w:r w:rsidDel="00000000" w:rsidR="00000000" w:rsidRPr="00000000">
              <w:rPr>
                <w:rtl w:val="0"/>
              </w:rPr>
            </w:r>
          </w:p>
        </w:tc>
      </w:tr>
      <w:tr>
        <w:trPr>
          <w:cantSplit w:val="0"/>
          <w:trHeight w:val="446" w:hRule="atLeast"/>
          <w:tblHeader w:val="0"/>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75A">
            <w:pPr>
              <w:spacing w:after="0" w:lineRule="auto"/>
              <w:rPr>
                <w:sz w:val="20"/>
                <w:szCs w:val="20"/>
              </w:rPr>
            </w:pPr>
            <w:r w:rsidDel="00000000" w:rsidR="00000000" w:rsidRPr="00000000">
              <w:rPr>
                <w:rtl w:val="0"/>
              </w:rPr>
            </w:r>
          </w:p>
        </w:tc>
      </w:tr>
      <w:tr>
        <w:trPr>
          <w:cantSplit w:val="0"/>
          <w:trHeight w:val="643"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B">
            <w:pPr>
              <w:spacing w:after="0" w:line="240" w:lineRule="auto"/>
              <w:rPr>
                <w:color w:val="000000"/>
              </w:rPr>
            </w:pPr>
            <w:r w:rsidDel="00000000" w:rsidR="00000000" w:rsidRPr="00000000">
              <w:rPr>
                <w:color w:val="000000"/>
                <w:rtl w:val="0"/>
              </w:rPr>
              <w:t xml:space="preserve">Levantamento de Requisitos – Banco de Dados – MER e DER</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5C">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5D">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5E">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5F">
            <w:pPr>
              <w:spacing w:after="0" w:line="240" w:lineRule="auto"/>
              <w:jc w:val="center"/>
              <w:rPr>
                <w:color w:val="000000"/>
              </w:rPr>
            </w:pPr>
            <w:r w:rsidDel="00000000" w:rsidR="00000000" w:rsidRPr="00000000">
              <w:rPr>
                <w:color w:val="000000"/>
                <w:rtl w:val="0"/>
              </w:rPr>
              <w:t xml:space="preserve">Leonardo Gargoriano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60">
            <w:pPr>
              <w:spacing w:after="0" w:line="240" w:lineRule="auto"/>
              <w:jc w:val="right"/>
              <w:rPr>
                <w:color w:val="000000"/>
              </w:rPr>
            </w:pPr>
            <w:r w:rsidDel="00000000" w:rsidR="00000000" w:rsidRPr="00000000">
              <w:rPr>
                <w:color w:val="000000"/>
                <w:rtl w:val="0"/>
              </w:rPr>
              <w:t xml:space="preserve">19/04/2023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61">
            <w:pPr>
              <w:spacing w:after="0" w:line="240" w:lineRule="auto"/>
              <w:jc w:val="right"/>
              <w:rPr>
                <w:color w:val="000000"/>
              </w:rPr>
            </w:pPr>
            <w:r w:rsidDel="00000000" w:rsidR="00000000" w:rsidRPr="00000000">
              <w:rPr>
                <w:color w:val="000000"/>
                <w:rtl w:val="0"/>
              </w:rPr>
              <w:t xml:space="preserve">30/05/2023</w:t>
            </w:r>
          </w:p>
        </w:tc>
        <w:tc>
          <w:tcPr>
            <w:vAlign w:val="center"/>
          </w:tcPr>
          <w:p w:rsidR="00000000" w:rsidDel="00000000" w:rsidP="00000000" w:rsidRDefault="00000000" w:rsidRPr="00000000" w14:paraId="00000762">
            <w:pPr>
              <w:spacing w:after="0" w:lineRule="auto"/>
              <w:rPr>
                <w:sz w:val="20"/>
                <w:szCs w:val="20"/>
              </w:rPr>
            </w:pPr>
            <w:r w:rsidDel="00000000" w:rsidR="00000000" w:rsidRPr="00000000">
              <w:rPr>
                <w:rtl w:val="0"/>
              </w:rPr>
            </w:r>
          </w:p>
        </w:tc>
      </w:tr>
      <w:tr>
        <w:trPr>
          <w:cantSplit w:val="0"/>
          <w:trHeight w:val="313" w:hRule="atLeast"/>
          <w:tblHeader w:val="0"/>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3">
            <w:pPr>
              <w:spacing w:after="0" w:line="240" w:lineRule="auto"/>
              <w:rPr>
                <w:color w:val="000000"/>
              </w:rPr>
            </w:pPr>
            <w:r w:rsidDel="00000000" w:rsidR="00000000" w:rsidRPr="00000000">
              <w:rPr>
                <w:color w:val="000000"/>
                <w:rtl w:val="0"/>
              </w:rPr>
              <w:t xml:space="preserve">Levantamento de Requisitos – Documentação (Referenciação)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4">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765">
            <w:pPr>
              <w:spacing w:after="0" w:line="240" w:lineRule="auto"/>
              <w:jc w:val="center"/>
              <w:rPr>
                <w:color w:val="000000"/>
              </w:rPr>
            </w:pPr>
            <w:r w:rsidDel="00000000" w:rsidR="00000000" w:rsidRPr="00000000">
              <w:rPr>
                <w:color w:val="000000"/>
                <w:rtl w:val="0"/>
              </w:rPr>
              <w:t xml:space="preserve"> </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6">
            <w:pPr>
              <w:spacing w:after="0" w:line="240" w:lineRule="auto"/>
              <w:jc w:val="center"/>
              <w:rPr>
                <w:color w:val="000000"/>
              </w:rPr>
            </w:pPr>
            <w:r w:rsidDel="00000000" w:rsidR="00000000" w:rsidRPr="00000000">
              <w:rPr>
                <w:color w:val="000000"/>
                <w:rtl w:val="0"/>
              </w:rPr>
              <w:t xml:space="preserve">X</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7">
            <w:pPr>
              <w:spacing w:after="0" w:line="240" w:lineRule="auto"/>
              <w:jc w:val="center"/>
              <w:rPr>
                <w:color w:val="000000"/>
              </w:rPr>
            </w:pPr>
            <w:r w:rsidDel="00000000" w:rsidR="00000000" w:rsidRPr="00000000">
              <w:rPr>
                <w:color w:val="000000"/>
                <w:rtl w:val="0"/>
              </w:rPr>
              <w:t xml:space="preserve">Danilo Alfa Henrique</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8">
            <w:pPr>
              <w:spacing w:after="0" w:line="240" w:lineRule="auto"/>
              <w:jc w:val="center"/>
              <w:rPr>
                <w:color w:val="000000"/>
              </w:rPr>
            </w:pPr>
            <w:r w:rsidDel="00000000" w:rsidR="00000000" w:rsidRPr="00000000">
              <w:rPr>
                <w:color w:val="000000"/>
                <w:rtl w:val="0"/>
              </w:rPr>
              <w:t xml:space="preserve">19/04/2023</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9">
            <w:pPr>
              <w:spacing w:after="0" w:line="240" w:lineRule="auto"/>
              <w:jc w:val="center"/>
              <w:rPr>
                <w:color w:val="000000"/>
              </w:rPr>
            </w:pPr>
            <w:r w:rsidDel="00000000" w:rsidR="00000000" w:rsidRPr="00000000">
              <w:rPr>
                <w:color w:val="000000"/>
                <w:rtl w:val="0"/>
              </w:rPr>
              <w:t xml:space="preserve">30/04/2023</w:t>
            </w:r>
          </w:p>
        </w:tc>
        <w:tc>
          <w:tcPr>
            <w:vAlign w:val="center"/>
          </w:tcPr>
          <w:p w:rsidR="00000000" w:rsidDel="00000000" w:rsidP="00000000" w:rsidRDefault="00000000" w:rsidRPr="00000000" w14:paraId="0000076A">
            <w:pPr>
              <w:spacing w:after="0" w:lineRule="auto"/>
              <w:rPr>
                <w:sz w:val="20"/>
                <w:szCs w:val="20"/>
              </w:rPr>
            </w:pPr>
            <w:r w:rsidDel="00000000" w:rsidR="00000000" w:rsidRPr="00000000">
              <w:rPr>
                <w:rtl w:val="0"/>
              </w:rPr>
            </w:r>
          </w:p>
        </w:tc>
      </w:tr>
      <w:tr>
        <w:trPr>
          <w:cantSplit w:val="0"/>
          <w:trHeight w:val="329" w:hRule="atLeast"/>
          <w:tblHeader w:val="0"/>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6D">
            <w:pPr>
              <w:spacing w:after="0" w:line="240" w:lineRule="auto"/>
              <w:jc w:val="center"/>
              <w:rPr>
                <w:color w:val="000000"/>
              </w:rPr>
            </w:pPr>
            <w:r w:rsidDel="00000000" w:rsidR="00000000" w:rsidRPr="00000000">
              <w:rPr>
                <w:color w:val="000000"/>
                <w:rtl w:val="0"/>
              </w:rPr>
              <w:t xml:space="preserve"> </w:t>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72">
            <w:pPr>
              <w:spacing w:after="0" w:lineRule="auto"/>
              <w:rPr>
                <w:sz w:val="20"/>
                <w:szCs w:val="20"/>
              </w:rPr>
            </w:pPr>
            <w:r w:rsidDel="00000000" w:rsidR="00000000" w:rsidRPr="00000000">
              <w:rPr>
                <w:rtl w:val="0"/>
              </w:rPr>
            </w:r>
          </w:p>
        </w:tc>
      </w:tr>
      <w:tr>
        <w:trPr>
          <w:cantSplit w:val="0"/>
          <w:trHeight w:val="643"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73">
            <w:pPr>
              <w:spacing w:after="0" w:line="240" w:lineRule="auto"/>
              <w:rPr>
                <w:color w:val="000000"/>
              </w:rPr>
            </w:pPr>
            <w:r w:rsidDel="00000000" w:rsidR="00000000" w:rsidRPr="00000000">
              <w:rPr>
                <w:color w:val="000000"/>
                <w:rtl w:val="0"/>
              </w:rPr>
              <w:t xml:space="preserve">Elaboração da metodologia (Métodos, Ferramentas)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4">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5">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6">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7">
            <w:pPr>
              <w:spacing w:after="0" w:line="240" w:lineRule="auto"/>
              <w:jc w:val="center"/>
              <w:rPr>
                <w:b w:val="1"/>
                <w:color w:val="000000"/>
              </w:rPr>
            </w:pPr>
            <w:r w:rsidDel="00000000" w:rsidR="00000000" w:rsidRPr="00000000">
              <w:rPr>
                <w:b w:val="1"/>
                <w:color w:val="000000"/>
                <w:rtl w:val="0"/>
              </w:rPr>
              <w:t xml:space="preserve">Vitor Hugo Rodrigues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8">
            <w:pPr>
              <w:spacing w:after="0" w:line="240" w:lineRule="auto"/>
              <w:jc w:val="right"/>
              <w:rPr>
                <w:color w:val="000000"/>
              </w:rPr>
            </w:pPr>
            <w:r w:rsidDel="00000000" w:rsidR="00000000" w:rsidRPr="00000000">
              <w:rPr>
                <w:color w:val="000000"/>
                <w:rtl w:val="0"/>
              </w:rPr>
              <w:t xml:space="preserve">07/03/2023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9">
            <w:pPr>
              <w:spacing w:after="0" w:line="240" w:lineRule="auto"/>
              <w:jc w:val="right"/>
              <w:rPr>
                <w:color w:val="000000"/>
              </w:rPr>
            </w:pPr>
            <w:r w:rsidDel="00000000" w:rsidR="00000000" w:rsidRPr="00000000">
              <w:rPr>
                <w:color w:val="000000"/>
                <w:rtl w:val="0"/>
              </w:rPr>
              <w:t xml:space="preserve">07/04/2023</w:t>
            </w:r>
          </w:p>
        </w:tc>
        <w:tc>
          <w:tcPr>
            <w:vAlign w:val="center"/>
          </w:tcPr>
          <w:p w:rsidR="00000000" w:rsidDel="00000000" w:rsidP="00000000" w:rsidRDefault="00000000" w:rsidRPr="00000000" w14:paraId="0000077A">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7B">
            <w:pPr>
              <w:spacing w:after="0" w:line="240" w:lineRule="auto"/>
              <w:rPr>
                <w:color w:val="000000"/>
              </w:rPr>
            </w:pPr>
            <w:r w:rsidDel="00000000" w:rsidR="00000000" w:rsidRPr="00000000">
              <w:rPr>
                <w:color w:val="000000"/>
                <w:rtl w:val="0"/>
              </w:rPr>
              <w:t xml:space="preserve">Projeto de Interface de Usuário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C">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D">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E">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F">
            <w:pPr>
              <w:spacing w:after="0" w:line="240" w:lineRule="auto"/>
              <w:jc w:val="center"/>
              <w:rPr>
                <w:color w:val="000000"/>
              </w:rPr>
            </w:pPr>
            <w:r w:rsidDel="00000000" w:rsidR="00000000" w:rsidRPr="00000000">
              <w:rPr>
                <w:color w:val="000000"/>
                <w:rtl w:val="0"/>
              </w:rPr>
              <w:t xml:space="preserve">Todos os integrantes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0">
            <w:pPr>
              <w:spacing w:after="0" w:line="240" w:lineRule="auto"/>
              <w:jc w:val="right"/>
              <w:rPr>
                <w:color w:val="000000"/>
              </w:rPr>
            </w:pPr>
            <w:r w:rsidDel="00000000" w:rsidR="00000000" w:rsidRPr="00000000">
              <w:rPr>
                <w:color w:val="000000"/>
                <w:rtl w:val="0"/>
              </w:rPr>
              <w:t xml:space="preserve">03/03/2023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1">
            <w:pPr>
              <w:spacing w:after="0" w:line="240" w:lineRule="auto"/>
              <w:jc w:val="right"/>
              <w:rPr>
                <w:color w:val="000000"/>
              </w:rPr>
            </w:pPr>
            <w:r w:rsidDel="00000000" w:rsidR="00000000" w:rsidRPr="00000000">
              <w:rPr>
                <w:color w:val="000000"/>
                <w:rtl w:val="0"/>
              </w:rPr>
              <w:t xml:space="preserve">17/03/2023</w:t>
            </w:r>
          </w:p>
        </w:tc>
        <w:tc>
          <w:tcPr>
            <w:vAlign w:val="center"/>
          </w:tcPr>
          <w:p w:rsidR="00000000" w:rsidDel="00000000" w:rsidP="00000000" w:rsidRDefault="00000000" w:rsidRPr="00000000" w14:paraId="00000782">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83">
            <w:pPr>
              <w:spacing w:after="0" w:line="240" w:lineRule="auto"/>
              <w:rPr>
                <w:color w:val="000000"/>
              </w:rPr>
            </w:pPr>
            <w:r w:rsidDel="00000000" w:rsidR="00000000" w:rsidRPr="00000000">
              <w:rPr>
                <w:color w:val="000000"/>
                <w:rtl w:val="0"/>
              </w:rPr>
              <w:t xml:space="preserve">Estudo de Viabilidade - Técnica</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4">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5">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6">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7">
            <w:pPr>
              <w:spacing w:after="0" w:line="240" w:lineRule="auto"/>
              <w:jc w:val="center"/>
              <w:rPr>
                <w:b w:val="1"/>
                <w:color w:val="000000"/>
              </w:rPr>
            </w:pPr>
            <w:r w:rsidDel="00000000" w:rsidR="00000000" w:rsidRPr="00000000">
              <w:rPr>
                <w:b w:val="1"/>
                <w:color w:val="000000"/>
                <w:rtl w:val="0"/>
              </w:rPr>
              <w:t xml:space="preserve">Vitor Hugo Rodrigues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8">
            <w:pPr>
              <w:spacing w:after="0" w:line="240" w:lineRule="auto"/>
              <w:jc w:val="right"/>
              <w:rPr>
                <w:color w:val="000000"/>
              </w:rPr>
            </w:pPr>
            <w:r w:rsidDel="00000000" w:rsidR="00000000" w:rsidRPr="00000000">
              <w:rPr>
                <w:color w:val="000000"/>
                <w:rtl w:val="0"/>
              </w:rPr>
              <w:t xml:space="preserve">02/05/2023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9">
            <w:pPr>
              <w:spacing w:after="0" w:line="240" w:lineRule="auto"/>
              <w:jc w:val="right"/>
              <w:rPr>
                <w:color w:val="000000"/>
              </w:rPr>
            </w:pPr>
            <w:r w:rsidDel="00000000" w:rsidR="00000000" w:rsidRPr="00000000">
              <w:rPr>
                <w:color w:val="000000"/>
                <w:rtl w:val="0"/>
              </w:rPr>
              <w:t xml:space="preserve">07/06/2023</w:t>
            </w:r>
          </w:p>
        </w:tc>
        <w:tc>
          <w:tcPr>
            <w:vAlign w:val="center"/>
          </w:tcPr>
          <w:p w:rsidR="00000000" w:rsidDel="00000000" w:rsidP="00000000" w:rsidRDefault="00000000" w:rsidRPr="00000000" w14:paraId="0000078A">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8B">
            <w:pPr>
              <w:spacing w:after="0" w:line="240" w:lineRule="auto"/>
              <w:rPr>
                <w:color w:val="000000"/>
              </w:rPr>
            </w:pPr>
            <w:r w:rsidDel="00000000" w:rsidR="00000000" w:rsidRPr="00000000">
              <w:rPr>
                <w:color w:val="000000"/>
                <w:rtl w:val="0"/>
              </w:rPr>
              <w:t xml:space="preserve">Estudo de Viabilidade – Prazo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C">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D">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E">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F">
            <w:pPr>
              <w:spacing w:after="0" w:line="240" w:lineRule="auto"/>
              <w:jc w:val="center"/>
              <w:rPr>
                <w:color w:val="000000"/>
              </w:rPr>
            </w:pPr>
            <w:r w:rsidDel="00000000" w:rsidR="00000000" w:rsidRPr="00000000">
              <w:rPr>
                <w:color w:val="000000"/>
                <w:rtl w:val="0"/>
              </w:rPr>
              <w:t xml:space="preserve">Leonardo Gargoriano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0">
            <w:pPr>
              <w:spacing w:after="0" w:line="240" w:lineRule="auto"/>
              <w:jc w:val="right"/>
              <w:rPr>
                <w:color w:val="000000"/>
              </w:rPr>
            </w:pPr>
            <w:r w:rsidDel="00000000" w:rsidR="00000000" w:rsidRPr="00000000">
              <w:rPr>
                <w:color w:val="000000"/>
                <w:rtl w:val="0"/>
              </w:rPr>
              <w:t xml:space="preserve">02/05/2023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1">
            <w:pPr>
              <w:spacing w:after="0" w:line="240" w:lineRule="auto"/>
              <w:jc w:val="right"/>
              <w:rPr>
                <w:color w:val="000000"/>
              </w:rPr>
            </w:pPr>
            <w:r w:rsidDel="00000000" w:rsidR="00000000" w:rsidRPr="00000000">
              <w:rPr>
                <w:color w:val="000000"/>
                <w:rtl w:val="0"/>
              </w:rPr>
              <w:t xml:space="preserve">07/06/2023</w:t>
            </w:r>
          </w:p>
        </w:tc>
        <w:tc>
          <w:tcPr>
            <w:vAlign w:val="center"/>
          </w:tcPr>
          <w:p w:rsidR="00000000" w:rsidDel="00000000" w:rsidP="00000000" w:rsidRDefault="00000000" w:rsidRPr="00000000" w14:paraId="00000792">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93">
            <w:pPr>
              <w:spacing w:after="0" w:line="240" w:lineRule="auto"/>
              <w:rPr>
                <w:color w:val="000000"/>
              </w:rPr>
            </w:pPr>
            <w:r w:rsidDel="00000000" w:rsidR="00000000" w:rsidRPr="00000000">
              <w:rPr>
                <w:color w:val="000000"/>
                <w:rtl w:val="0"/>
              </w:rPr>
              <w:t xml:space="preserve">Estudo de Viabilidade - Custo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4">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5">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6">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7">
            <w:pPr>
              <w:spacing w:after="0" w:line="240" w:lineRule="auto"/>
              <w:jc w:val="center"/>
              <w:rPr>
                <w:color w:val="000000"/>
              </w:rPr>
            </w:pPr>
            <w:r w:rsidDel="00000000" w:rsidR="00000000" w:rsidRPr="00000000">
              <w:rPr>
                <w:color w:val="000000"/>
                <w:rtl w:val="0"/>
              </w:rPr>
              <w:t xml:space="preserve">Danilo Alfa</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8">
            <w:pPr>
              <w:spacing w:after="0" w:line="240" w:lineRule="auto"/>
              <w:jc w:val="right"/>
              <w:rPr>
                <w:color w:val="000000"/>
              </w:rPr>
            </w:pPr>
            <w:r w:rsidDel="00000000" w:rsidR="00000000" w:rsidRPr="00000000">
              <w:rPr>
                <w:color w:val="000000"/>
                <w:rtl w:val="0"/>
              </w:rPr>
              <w:t xml:space="preserve">02/05/2023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9">
            <w:pPr>
              <w:spacing w:after="0" w:line="240" w:lineRule="auto"/>
              <w:jc w:val="right"/>
              <w:rPr>
                <w:color w:val="000000"/>
              </w:rPr>
            </w:pPr>
            <w:r w:rsidDel="00000000" w:rsidR="00000000" w:rsidRPr="00000000">
              <w:rPr>
                <w:color w:val="000000"/>
                <w:rtl w:val="0"/>
              </w:rPr>
              <w:t xml:space="preserve">07/06/2023</w:t>
            </w:r>
          </w:p>
        </w:tc>
        <w:tc>
          <w:tcPr>
            <w:vAlign w:val="center"/>
          </w:tcPr>
          <w:p w:rsidR="00000000" w:rsidDel="00000000" w:rsidP="00000000" w:rsidRDefault="00000000" w:rsidRPr="00000000" w14:paraId="0000079A">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9B">
            <w:pPr>
              <w:spacing w:after="0" w:line="240" w:lineRule="auto"/>
              <w:rPr>
                <w:color w:val="000000"/>
              </w:rPr>
            </w:pPr>
            <w:r w:rsidDel="00000000" w:rsidR="00000000" w:rsidRPr="00000000">
              <w:rPr>
                <w:color w:val="000000"/>
                <w:rtl w:val="0"/>
              </w:rPr>
              <w:t xml:space="preserve">Protótipo – Baixo Nível</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C">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D">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E">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F">
            <w:pPr>
              <w:spacing w:after="0" w:line="240" w:lineRule="auto"/>
              <w:jc w:val="center"/>
              <w:rPr>
                <w:color w:val="000000"/>
              </w:rPr>
            </w:pPr>
            <w:r w:rsidDel="00000000" w:rsidR="00000000" w:rsidRPr="00000000">
              <w:rPr>
                <w:color w:val="000000"/>
                <w:rtl w:val="0"/>
              </w:rPr>
              <w:t xml:space="preserve">Jhonata Conceição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0">
            <w:pPr>
              <w:spacing w:after="0" w:line="240" w:lineRule="auto"/>
              <w:jc w:val="right"/>
              <w:rPr>
                <w:color w:val="000000"/>
              </w:rPr>
            </w:pPr>
            <w:r w:rsidDel="00000000" w:rsidR="00000000" w:rsidRPr="00000000">
              <w:rPr>
                <w:color w:val="000000"/>
                <w:rtl w:val="0"/>
              </w:rPr>
              <w:t xml:space="preserve">08/04/2023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1">
            <w:pPr>
              <w:spacing w:after="0" w:line="240" w:lineRule="auto"/>
              <w:jc w:val="right"/>
              <w:rPr>
                <w:color w:val="000000"/>
              </w:rPr>
            </w:pPr>
            <w:r w:rsidDel="00000000" w:rsidR="00000000" w:rsidRPr="00000000">
              <w:rPr>
                <w:color w:val="000000"/>
                <w:rtl w:val="0"/>
              </w:rPr>
              <w:t xml:space="preserve">22/04/2023</w:t>
            </w:r>
          </w:p>
        </w:tc>
        <w:tc>
          <w:tcPr>
            <w:vAlign w:val="center"/>
          </w:tcPr>
          <w:p w:rsidR="00000000" w:rsidDel="00000000" w:rsidP="00000000" w:rsidRDefault="00000000" w:rsidRPr="00000000" w14:paraId="000007A2">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A3">
            <w:pPr>
              <w:spacing w:after="0" w:line="240" w:lineRule="auto"/>
              <w:rPr>
                <w:color w:val="000000"/>
              </w:rPr>
            </w:pPr>
            <w:r w:rsidDel="00000000" w:rsidR="00000000" w:rsidRPr="00000000">
              <w:rPr>
                <w:color w:val="000000"/>
                <w:rtl w:val="0"/>
              </w:rPr>
              <w:t xml:space="preserve">Protótipo – Baixo Nível – Teste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4">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5">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6">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7">
            <w:pPr>
              <w:spacing w:after="0" w:line="240" w:lineRule="auto"/>
              <w:jc w:val="center"/>
              <w:rPr>
                <w:color w:val="000000"/>
              </w:rPr>
            </w:pPr>
            <w:r w:rsidDel="00000000" w:rsidR="00000000" w:rsidRPr="00000000">
              <w:rPr>
                <w:color w:val="000000"/>
                <w:rtl w:val="0"/>
              </w:rPr>
              <w:t xml:space="preserve">Jhonata Conceição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8">
            <w:pPr>
              <w:spacing w:after="0" w:line="240" w:lineRule="auto"/>
              <w:jc w:val="right"/>
              <w:rPr>
                <w:color w:val="000000"/>
              </w:rPr>
            </w:pPr>
            <w:r w:rsidDel="00000000" w:rsidR="00000000" w:rsidRPr="00000000">
              <w:rPr>
                <w:color w:val="000000"/>
                <w:rtl w:val="0"/>
              </w:rPr>
              <w:t xml:space="preserve">23/04/2023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9">
            <w:pPr>
              <w:spacing w:after="0" w:line="240" w:lineRule="auto"/>
              <w:jc w:val="right"/>
              <w:rPr>
                <w:color w:val="000000"/>
              </w:rPr>
            </w:pPr>
            <w:r w:rsidDel="00000000" w:rsidR="00000000" w:rsidRPr="00000000">
              <w:rPr>
                <w:color w:val="000000"/>
                <w:rtl w:val="0"/>
              </w:rPr>
              <w:t xml:space="preserve">25/04/2023</w:t>
            </w:r>
          </w:p>
        </w:tc>
        <w:tc>
          <w:tcPr>
            <w:vAlign w:val="center"/>
          </w:tcPr>
          <w:p w:rsidR="00000000" w:rsidDel="00000000" w:rsidP="00000000" w:rsidRDefault="00000000" w:rsidRPr="00000000" w14:paraId="000007AA">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AB">
            <w:pPr>
              <w:spacing w:after="0" w:line="240" w:lineRule="auto"/>
              <w:rPr>
                <w:color w:val="000000"/>
              </w:rPr>
            </w:pPr>
            <w:r w:rsidDel="00000000" w:rsidR="00000000" w:rsidRPr="00000000">
              <w:rPr>
                <w:color w:val="000000"/>
                <w:rtl w:val="0"/>
              </w:rPr>
              <w:t xml:space="preserve">Protótipo – Alto Nível</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C">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D">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E">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F">
            <w:pPr>
              <w:spacing w:after="0" w:line="240" w:lineRule="auto"/>
              <w:jc w:val="center"/>
              <w:rPr>
                <w:color w:val="000000"/>
              </w:rPr>
            </w:pPr>
            <w:r w:rsidDel="00000000" w:rsidR="00000000" w:rsidRPr="00000000">
              <w:rPr>
                <w:color w:val="000000"/>
                <w:rtl w:val="0"/>
              </w:rPr>
              <w:t xml:space="preserve">Jhonata Conceição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0">
            <w:pPr>
              <w:spacing w:after="0" w:line="240" w:lineRule="auto"/>
              <w:jc w:val="right"/>
              <w:rPr>
                <w:color w:val="000000"/>
              </w:rPr>
            </w:pPr>
            <w:r w:rsidDel="00000000" w:rsidR="00000000" w:rsidRPr="00000000">
              <w:rPr>
                <w:color w:val="000000"/>
                <w:rtl w:val="0"/>
              </w:rPr>
              <w:t xml:space="preserve">16/06/2023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1">
            <w:pPr>
              <w:spacing w:after="0" w:line="240" w:lineRule="auto"/>
              <w:rPr>
                <w:color w:val="000000"/>
              </w:rPr>
            </w:pPr>
            <w:r w:rsidDel="00000000" w:rsidR="00000000" w:rsidRPr="00000000">
              <w:rPr>
                <w:color w:val="000000"/>
                <w:rtl w:val="0"/>
              </w:rPr>
              <w:t xml:space="preserve"> </w:t>
            </w:r>
          </w:p>
        </w:tc>
        <w:tc>
          <w:tcPr>
            <w:vAlign w:val="center"/>
          </w:tcPr>
          <w:p w:rsidR="00000000" w:rsidDel="00000000" w:rsidP="00000000" w:rsidRDefault="00000000" w:rsidRPr="00000000" w14:paraId="000007B2">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B3">
            <w:pPr>
              <w:spacing w:after="0" w:line="240" w:lineRule="auto"/>
              <w:rPr>
                <w:color w:val="000000"/>
              </w:rPr>
            </w:pPr>
            <w:r w:rsidDel="00000000" w:rsidR="00000000" w:rsidRPr="00000000">
              <w:rPr>
                <w:color w:val="000000"/>
                <w:rtl w:val="0"/>
              </w:rPr>
              <w:t xml:space="preserve">Protótipo – Alto Nível – Teste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4">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5">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6">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7">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8">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9">
            <w:pPr>
              <w:spacing w:after="0" w:line="240" w:lineRule="auto"/>
              <w:rPr>
                <w:color w:val="000000"/>
              </w:rPr>
            </w:pPr>
            <w:r w:rsidDel="00000000" w:rsidR="00000000" w:rsidRPr="00000000">
              <w:rPr>
                <w:color w:val="000000"/>
                <w:rtl w:val="0"/>
              </w:rPr>
              <w:t xml:space="preserve"> </w:t>
            </w:r>
          </w:p>
        </w:tc>
        <w:tc>
          <w:tcPr>
            <w:vAlign w:val="center"/>
          </w:tcPr>
          <w:p w:rsidR="00000000" w:rsidDel="00000000" w:rsidP="00000000" w:rsidRDefault="00000000" w:rsidRPr="00000000" w14:paraId="000007BA">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BB">
            <w:pPr>
              <w:spacing w:after="0" w:line="240" w:lineRule="auto"/>
              <w:rPr>
                <w:color w:val="000000"/>
              </w:rPr>
            </w:pPr>
            <w:r w:rsidDel="00000000" w:rsidR="00000000" w:rsidRPr="00000000">
              <w:rPr>
                <w:color w:val="000000"/>
                <w:rtl w:val="0"/>
              </w:rPr>
              <w:t xml:space="preserve">Diagramas UML – Casos de Uso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C">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D">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E">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F">
            <w:pPr>
              <w:spacing w:after="0" w:line="240" w:lineRule="auto"/>
              <w:jc w:val="center"/>
              <w:rPr>
                <w:color w:val="000000"/>
              </w:rPr>
            </w:pPr>
            <w:r w:rsidDel="00000000" w:rsidR="00000000" w:rsidRPr="00000000">
              <w:rPr>
                <w:color w:val="000000"/>
                <w:rtl w:val="0"/>
              </w:rPr>
              <w:t xml:space="preserve">Vitor Hugo Messias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0">
            <w:pPr>
              <w:spacing w:after="0" w:line="240" w:lineRule="auto"/>
              <w:jc w:val="right"/>
              <w:rPr>
                <w:color w:val="000000"/>
              </w:rPr>
            </w:pPr>
            <w:r w:rsidDel="00000000" w:rsidR="00000000" w:rsidRPr="00000000">
              <w:rPr>
                <w:color w:val="000000"/>
                <w:rtl w:val="0"/>
              </w:rPr>
              <w:t xml:space="preserve">09/06/2023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1">
            <w:pPr>
              <w:spacing w:after="0" w:line="240" w:lineRule="auto"/>
              <w:rPr>
                <w:color w:val="000000"/>
              </w:rPr>
            </w:pPr>
            <w:r w:rsidDel="00000000" w:rsidR="00000000" w:rsidRPr="00000000">
              <w:rPr>
                <w:color w:val="000000"/>
                <w:rtl w:val="0"/>
              </w:rPr>
              <w:t xml:space="preserve"> </w:t>
            </w:r>
          </w:p>
        </w:tc>
        <w:tc>
          <w:tcPr>
            <w:vAlign w:val="center"/>
          </w:tcPr>
          <w:p w:rsidR="00000000" w:rsidDel="00000000" w:rsidP="00000000" w:rsidRDefault="00000000" w:rsidRPr="00000000" w14:paraId="000007C2">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C3">
            <w:pPr>
              <w:spacing w:after="0" w:line="240" w:lineRule="auto"/>
              <w:rPr>
                <w:color w:val="000000"/>
              </w:rPr>
            </w:pPr>
            <w:r w:rsidDel="00000000" w:rsidR="00000000" w:rsidRPr="00000000">
              <w:rPr>
                <w:color w:val="000000"/>
                <w:rtl w:val="0"/>
              </w:rPr>
              <w:t xml:space="preserve">Diagramas UML – Classes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4">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5">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6">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7">
            <w:pPr>
              <w:spacing w:after="0" w:line="240" w:lineRule="auto"/>
              <w:jc w:val="center"/>
              <w:rPr>
                <w:b w:val="1"/>
                <w:color w:val="000000"/>
              </w:rPr>
            </w:pPr>
            <w:r w:rsidDel="00000000" w:rsidR="00000000" w:rsidRPr="00000000">
              <w:rPr>
                <w:b w:val="1"/>
                <w:color w:val="000000"/>
                <w:rtl w:val="0"/>
              </w:rPr>
              <w:t xml:space="preserve">Vitor Hugo Rodrigues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8">
            <w:pPr>
              <w:spacing w:after="0" w:line="240" w:lineRule="auto"/>
              <w:jc w:val="right"/>
              <w:rPr>
                <w:color w:val="000000"/>
              </w:rPr>
            </w:pPr>
            <w:r w:rsidDel="00000000" w:rsidR="00000000" w:rsidRPr="00000000">
              <w:rPr>
                <w:color w:val="000000"/>
                <w:rtl w:val="0"/>
              </w:rPr>
              <w:t xml:space="preserve">20/05/2023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9">
            <w:pPr>
              <w:spacing w:after="0" w:line="240" w:lineRule="auto"/>
              <w:jc w:val="right"/>
              <w:rPr>
                <w:color w:val="000000"/>
              </w:rPr>
            </w:pPr>
            <w:r w:rsidDel="00000000" w:rsidR="00000000" w:rsidRPr="00000000">
              <w:rPr>
                <w:color w:val="000000"/>
                <w:rtl w:val="0"/>
              </w:rPr>
              <w:t xml:space="preserve">22/05/2023</w:t>
            </w:r>
          </w:p>
        </w:tc>
        <w:tc>
          <w:tcPr>
            <w:vAlign w:val="center"/>
          </w:tcPr>
          <w:p w:rsidR="00000000" w:rsidDel="00000000" w:rsidP="00000000" w:rsidRDefault="00000000" w:rsidRPr="00000000" w14:paraId="000007CA">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CB">
            <w:pPr>
              <w:spacing w:after="0" w:line="240" w:lineRule="auto"/>
              <w:rPr>
                <w:color w:val="000000"/>
              </w:rPr>
            </w:pPr>
            <w:r w:rsidDel="00000000" w:rsidR="00000000" w:rsidRPr="00000000">
              <w:rPr>
                <w:color w:val="000000"/>
                <w:rtl w:val="0"/>
              </w:rPr>
              <w:t xml:space="preserve">Diagramas UML – Estado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C">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D">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E">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F">
            <w:pPr>
              <w:spacing w:after="0" w:line="240" w:lineRule="auto"/>
              <w:jc w:val="center"/>
              <w:rPr>
                <w:color w:val="000000"/>
              </w:rPr>
            </w:pPr>
            <w:r w:rsidDel="00000000" w:rsidR="00000000" w:rsidRPr="00000000">
              <w:rPr>
                <w:color w:val="000000"/>
                <w:rtl w:val="0"/>
              </w:rPr>
              <w:t xml:space="preserve">Vitor Hugo Messias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0">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1">
            <w:pPr>
              <w:spacing w:after="0" w:line="240" w:lineRule="auto"/>
              <w:rPr>
                <w:color w:val="000000"/>
              </w:rPr>
            </w:pPr>
            <w:r w:rsidDel="00000000" w:rsidR="00000000" w:rsidRPr="00000000">
              <w:rPr>
                <w:color w:val="000000"/>
                <w:rtl w:val="0"/>
              </w:rPr>
              <w:t xml:space="preserve"> </w:t>
            </w:r>
          </w:p>
        </w:tc>
        <w:tc>
          <w:tcPr>
            <w:vAlign w:val="center"/>
          </w:tcPr>
          <w:p w:rsidR="00000000" w:rsidDel="00000000" w:rsidP="00000000" w:rsidRDefault="00000000" w:rsidRPr="00000000" w14:paraId="000007D2">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D3">
            <w:pPr>
              <w:spacing w:after="0" w:line="240" w:lineRule="auto"/>
              <w:rPr>
                <w:color w:val="000000"/>
              </w:rPr>
            </w:pPr>
            <w:r w:rsidDel="00000000" w:rsidR="00000000" w:rsidRPr="00000000">
              <w:rPr>
                <w:color w:val="000000"/>
                <w:rtl w:val="0"/>
              </w:rPr>
              <w:t xml:space="preserve">Referencial Teórico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4">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5">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6">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7">
            <w:pPr>
              <w:spacing w:after="0" w:line="240" w:lineRule="auto"/>
              <w:jc w:val="center"/>
              <w:rPr>
                <w:color w:val="000000"/>
              </w:rPr>
            </w:pPr>
            <w:r w:rsidDel="00000000" w:rsidR="00000000" w:rsidRPr="00000000">
              <w:rPr>
                <w:color w:val="000000"/>
                <w:rtl w:val="0"/>
              </w:rPr>
              <w:t xml:space="preserve">Todos os integrantes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8">
            <w:pPr>
              <w:spacing w:after="0" w:line="240" w:lineRule="auto"/>
              <w:jc w:val="right"/>
              <w:rPr>
                <w:color w:val="000000"/>
              </w:rPr>
            </w:pPr>
            <w:r w:rsidDel="00000000" w:rsidR="00000000" w:rsidRPr="00000000">
              <w:rPr>
                <w:color w:val="000000"/>
                <w:rtl w:val="0"/>
              </w:rPr>
              <w:t xml:space="preserve">16/05/2023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9">
            <w:pPr>
              <w:spacing w:after="0" w:line="240" w:lineRule="auto"/>
              <w:jc w:val="right"/>
              <w:rPr>
                <w:color w:val="000000"/>
              </w:rPr>
            </w:pPr>
            <w:r w:rsidDel="00000000" w:rsidR="00000000" w:rsidRPr="00000000">
              <w:rPr>
                <w:color w:val="000000"/>
                <w:rtl w:val="0"/>
              </w:rPr>
              <w:t xml:space="preserve">30/05/2023</w:t>
            </w:r>
          </w:p>
        </w:tc>
        <w:tc>
          <w:tcPr>
            <w:vAlign w:val="center"/>
          </w:tcPr>
          <w:p w:rsidR="00000000" w:rsidDel="00000000" w:rsidP="00000000" w:rsidRDefault="00000000" w:rsidRPr="00000000" w14:paraId="000007DA">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DB">
            <w:pPr>
              <w:spacing w:after="0" w:line="240" w:lineRule="auto"/>
              <w:rPr>
                <w:color w:val="000000"/>
              </w:rPr>
            </w:pPr>
            <w:r w:rsidDel="00000000" w:rsidR="00000000" w:rsidRPr="00000000">
              <w:rPr>
                <w:color w:val="000000"/>
                <w:rtl w:val="0"/>
              </w:rPr>
              <w:t xml:space="preserve">Codificação (Implementação)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C">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D">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E">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F">
            <w:pPr>
              <w:spacing w:after="0" w:line="240" w:lineRule="auto"/>
              <w:jc w:val="center"/>
              <w:rPr>
                <w:color w:val="000000"/>
              </w:rPr>
            </w:pPr>
            <w:r w:rsidDel="00000000" w:rsidR="00000000" w:rsidRPr="00000000">
              <w:rPr>
                <w:color w:val="000000"/>
                <w:rtl w:val="0"/>
              </w:rPr>
              <w:t xml:space="preserve">Todos os integrantes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0">
            <w:pPr>
              <w:spacing w:after="0" w:line="240" w:lineRule="auto"/>
              <w:jc w:val="right"/>
              <w:rPr>
                <w:color w:val="000000"/>
              </w:rPr>
            </w:pPr>
            <w:r w:rsidDel="00000000" w:rsidR="00000000" w:rsidRPr="00000000">
              <w:rPr>
                <w:color w:val="000000"/>
                <w:rtl w:val="0"/>
              </w:rPr>
              <w:t xml:space="preserve">11/04/2023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1">
            <w:pPr>
              <w:spacing w:after="0" w:line="240" w:lineRule="auto"/>
              <w:rPr>
                <w:color w:val="000000"/>
              </w:rPr>
            </w:pPr>
            <w:r w:rsidDel="00000000" w:rsidR="00000000" w:rsidRPr="00000000">
              <w:rPr>
                <w:color w:val="000000"/>
                <w:rtl w:val="0"/>
              </w:rPr>
              <w:t xml:space="preserve"> </w:t>
            </w:r>
          </w:p>
        </w:tc>
        <w:tc>
          <w:tcPr>
            <w:vAlign w:val="center"/>
          </w:tcPr>
          <w:p w:rsidR="00000000" w:rsidDel="00000000" w:rsidP="00000000" w:rsidRDefault="00000000" w:rsidRPr="00000000" w14:paraId="000007E2">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E3">
            <w:pPr>
              <w:spacing w:after="0" w:line="240" w:lineRule="auto"/>
              <w:rPr>
                <w:color w:val="000000"/>
              </w:rPr>
            </w:pPr>
            <w:r w:rsidDel="00000000" w:rsidR="00000000" w:rsidRPr="00000000">
              <w:rPr>
                <w:color w:val="000000"/>
                <w:rtl w:val="0"/>
              </w:rPr>
              <w:t xml:space="preserve">Teste - Aplicação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4">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5">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6">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7">
            <w:pPr>
              <w:spacing w:after="0" w:line="240" w:lineRule="auto"/>
              <w:jc w:val="center"/>
              <w:rPr>
                <w:color w:val="000000"/>
              </w:rPr>
            </w:pPr>
            <w:r w:rsidDel="00000000" w:rsidR="00000000" w:rsidRPr="00000000">
              <w:rPr>
                <w:color w:val="000000"/>
                <w:rtl w:val="0"/>
              </w:rPr>
              <w:t xml:space="preserve">Danilo Alfa e Vitor Messias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8">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9">
            <w:pPr>
              <w:spacing w:after="0" w:line="240" w:lineRule="auto"/>
              <w:rPr>
                <w:color w:val="000000"/>
              </w:rPr>
            </w:pPr>
            <w:r w:rsidDel="00000000" w:rsidR="00000000" w:rsidRPr="00000000">
              <w:rPr>
                <w:color w:val="000000"/>
                <w:rtl w:val="0"/>
              </w:rPr>
              <w:t xml:space="preserve"> </w:t>
            </w:r>
          </w:p>
        </w:tc>
        <w:tc>
          <w:tcPr>
            <w:vAlign w:val="center"/>
          </w:tcPr>
          <w:p w:rsidR="00000000" w:rsidDel="00000000" w:rsidP="00000000" w:rsidRDefault="00000000" w:rsidRPr="00000000" w14:paraId="000007EA">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EB">
            <w:pPr>
              <w:spacing w:after="0" w:line="240" w:lineRule="auto"/>
              <w:rPr>
                <w:color w:val="000000"/>
              </w:rPr>
            </w:pPr>
            <w:r w:rsidDel="00000000" w:rsidR="00000000" w:rsidRPr="00000000">
              <w:rPr>
                <w:color w:val="000000"/>
                <w:rtl w:val="0"/>
              </w:rPr>
              <w:t xml:space="preserve">Teste – Documentação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C">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D">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E">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F">
            <w:pPr>
              <w:spacing w:after="0" w:line="240" w:lineRule="auto"/>
              <w:jc w:val="center"/>
              <w:rPr>
                <w:color w:val="000000"/>
              </w:rPr>
            </w:pPr>
            <w:r w:rsidDel="00000000" w:rsidR="00000000" w:rsidRPr="00000000">
              <w:rPr>
                <w:color w:val="000000"/>
                <w:rtl w:val="0"/>
              </w:rPr>
              <w:t xml:space="preserve">Danilo Alfa e Jhonata Conceição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F0">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F1">
            <w:pPr>
              <w:spacing w:after="0" w:line="240" w:lineRule="auto"/>
              <w:rPr>
                <w:color w:val="000000"/>
              </w:rPr>
            </w:pPr>
            <w:r w:rsidDel="00000000" w:rsidR="00000000" w:rsidRPr="00000000">
              <w:rPr>
                <w:color w:val="000000"/>
                <w:rtl w:val="0"/>
              </w:rPr>
              <w:t xml:space="preserve"> </w:t>
            </w:r>
          </w:p>
        </w:tc>
        <w:tc>
          <w:tcPr>
            <w:vAlign w:val="center"/>
          </w:tcPr>
          <w:p w:rsidR="00000000" w:rsidDel="00000000" w:rsidP="00000000" w:rsidRDefault="00000000" w:rsidRPr="00000000" w14:paraId="000007F2">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F3">
            <w:pPr>
              <w:spacing w:after="0" w:line="240" w:lineRule="auto"/>
              <w:rPr>
                <w:color w:val="000000"/>
              </w:rPr>
            </w:pPr>
            <w:r w:rsidDel="00000000" w:rsidR="00000000" w:rsidRPr="00000000">
              <w:rPr>
                <w:color w:val="000000"/>
                <w:rtl w:val="0"/>
              </w:rPr>
              <w:t xml:space="preserve">Apresentação e Entrega Parcial</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F4">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F5">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F6">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F7">
            <w:pPr>
              <w:spacing w:after="0" w:line="240" w:lineRule="auto"/>
              <w:jc w:val="center"/>
              <w:rPr>
                <w:b w:val="1"/>
                <w:color w:val="000000"/>
              </w:rPr>
            </w:pPr>
            <w:r w:rsidDel="00000000" w:rsidR="00000000" w:rsidRPr="00000000">
              <w:rPr>
                <w:b w:val="1"/>
                <w:color w:val="000000"/>
                <w:rtl w:val="0"/>
              </w:rPr>
              <w:t xml:space="preserve">Vitor Hugo Rodrigues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F8">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F9">
            <w:pPr>
              <w:spacing w:after="0" w:line="240" w:lineRule="auto"/>
              <w:rPr>
                <w:color w:val="000000"/>
              </w:rPr>
            </w:pPr>
            <w:r w:rsidDel="00000000" w:rsidR="00000000" w:rsidRPr="00000000">
              <w:rPr>
                <w:color w:val="000000"/>
                <w:rtl w:val="0"/>
              </w:rPr>
              <w:t xml:space="preserve"> </w:t>
            </w:r>
          </w:p>
        </w:tc>
        <w:tc>
          <w:tcPr>
            <w:vAlign w:val="center"/>
          </w:tcPr>
          <w:p w:rsidR="00000000" w:rsidDel="00000000" w:rsidP="00000000" w:rsidRDefault="00000000" w:rsidRPr="00000000" w14:paraId="000007FA">
            <w:pPr>
              <w:spacing w:after="0" w:lineRule="auto"/>
              <w:rPr>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0" w:val="nil"/>
              <w:right w:color="000000" w:space="0" w:sz="8" w:val="single"/>
            </w:tcBorders>
            <w:vAlign w:val="center"/>
          </w:tcPr>
          <w:p w:rsidR="00000000" w:rsidDel="00000000" w:rsidP="00000000" w:rsidRDefault="00000000" w:rsidRPr="00000000" w14:paraId="000007FB">
            <w:pPr>
              <w:spacing w:after="0" w:line="240" w:lineRule="auto"/>
              <w:rPr>
                <w:color w:val="000000"/>
              </w:rPr>
            </w:pPr>
            <w:r w:rsidDel="00000000" w:rsidR="00000000" w:rsidRPr="00000000">
              <w:rPr>
                <w:color w:val="000000"/>
                <w:rtl w:val="0"/>
              </w:rPr>
              <w:t xml:space="preserve">Apresentação e Entrega Final</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7FC">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7FD">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7FE">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7FF">
            <w:pPr>
              <w:spacing w:after="0" w:line="240" w:lineRule="auto"/>
              <w:jc w:val="center"/>
              <w:rPr>
                <w:b w:val="1"/>
                <w:color w:val="000000"/>
              </w:rPr>
            </w:pPr>
            <w:r w:rsidDel="00000000" w:rsidR="00000000" w:rsidRPr="00000000">
              <w:rPr>
                <w:b w:val="1"/>
                <w:color w:val="000000"/>
                <w:rtl w:val="0"/>
              </w:rPr>
              <w:t xml:space="preserve">Vitor Hugo Rodrigues</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800">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801">
            <w:pPr>
              <w:spacing w:after="0" w:line="240" w:lineRule="auto"/>
              <w:rPr>
                <w:color w:val="000000"/>
              </w:rPr>
            </w:pPr>
            <w:r w:rsidDel="00000000" w:rsidR="00000000" w:rsidRPr="00000000">
              <w:rPr>
                <w:color w:val="000000"/>
                <w:rtl w:val="0"/>
              </w:rPr>
              <w:t xml:space="preserve"> </w:t>
            </w:r>
          </w:p>
        </w:tc>
        <w:tc>
          <w:tcPr>
            <w:vAlign w:val="center"/>
          </w:tcPr>
          <w:p w:rsidR="00000000" w:rsidDel="00000000" w:rsidP="00000000" w:rsidRDefault="00000000" w:rsidRPr="00000000" w14:paraId="00000802">
            <w:pPr>
              <w:spacing w:after="0" w:lineRule="auto"/>
              <w:rPr>
                <w:sz w:val="20"/>
                <w:szCs w:val="20"/>
              </w:rPr>
            </w:pPr>
            <w:r w:rsidDel="00000000" w:rsidR="00000000" w:rsidRPr="00000000">
              <w:rPr>
                <w:rtl w:val="0"/>
              </w:rPr>
            </w:r>
          </w:p>
        </w:tc>
      </w:tr>
    </w:tbl>
    <w:p w:rsidR="00000000" w:rsidDel="00000000" w:rsidP="00000000" w:rsidRDefault="00000000" w:rsidRPr="00000000" w14:paraId="00000803">
      <w:pPr>
        <w:pStyle w:val="Heading2"/>
        <w:ind w:left="426" w:hanging="426"/>
        <w:jc w:val="center"/>
        <w:rPr/>
        <w:sectPr>
          <w:type w:val="nextPage"/>
          <w:pgSz w:h="16838" w:w="11906" w:orient="portrait"/>
          <w:pgMar w:bottom="1134" w:top="1701" w:left="1701" w:right="1134" w:header="708" w:footer="708"/>
        </w:sectPr>
      </w:pPr>
      <w:r w:rsidDel="00000000" w:rsidR="00000000" w:rsidRPr="00000000">
        <w:rPr>
          <w:rtl w:val="0"/>
        </w:rPr>
      </w:r>
    </w:p>
    <w:p w:rsidR="00000000" w:rsidDel="00000000" w:rsidP="00000000" w:rsidRDefault="00000000" w:rsidRPr="00000000" w14:paraId="00000804">
      <w:pPr>
        <w:pStyle w:val="Heading2"/>
        <w:rPr/>
      </w:pPr>
      <w:bookmarkStart w:colFirst="0" w:colLast="0" w:name="_heading=h.4bvk7pj" w:id="46"/>
      <w:bookmarkEnd w:id="46"/>
      <w:r w:rsidDel="00000000" w:rsidR="00000000" w:rsidRPr="00000000">
        <w:rPr>
          <w:rtl w:val="0"/>
        </w:rPr>
        <w:t xml:space="preserve">ANEXO A</w:t>
      </w:r>
    </w:p>
    <w:p w:rsidR="00000000" w:rsidDel="00000000" w:rsidP="00000000" w:rsidRDefault="00000000" w:rsidRPr="00000000" w14:paraId="00000805">
      <w:pPr>
        <w:rPr/>
      </w:pPr>
      <w:r w:rsidDel="00000000" w:rsidR="00000000" w:rsidRPr="00000000">
        <w:rPr>
          <w:rtl w:val="0"/>
        </w:rPr>
      </w:r>
    </w:p>
    <w:sectPr>
      <w:type w:val="nextPage"/>
      <w:pgSz w:h="16838" w:w="11906" w:orient="portrait"/>
      <w:pgMar w:bottom="1134" w:top="1701" w:left="1701" w:right="1134" w:header="708" w:footer="708"/>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O ROGÉRIO NEVES DE OLIVEIRA [2]" w:id="1" w:date="2023-08-29T07:42:00Z">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alterar esta linha de texto por “ETEC UIRAPURU”.</w:t>
      </w:r>
    </w:p>
  </w:comment>
  <w:comment w:author="PAULO ROGÉRIO NEVES DE OLIVEIRA" w:id="20" w:date="2023-09-02T20:28:00Z">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 - Ótima argumentação!!!</w:t>
      </w:r>
    </w:p>
  </w:comment>
  <w:comment w:author="PAULO ROGÉRIO NEVES DE OLIVEIRA [2]" w:id="3" w:date="2023-08-29T07:59:00Z">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acrescentar um ou mais parágrafos com informações sobre a aplicação / software, que será a ferramenta para a rede social. Os parágrafos atuais, falam apenas da “ideia” e não traz informações sobre a aplicação.</w:t>
      </w:r>
    </w:p>
  </w:comment>
  <w:comment w:author="PAULO ROGÉRIO NEVES DE OLIVEIRA" w:id="21" w:date="2023-09-02T20:28:00Z">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no cabeçalho da tabela, o título e no rodapé, a fonte, conforme ABNT.</w:t>
      </w:r>
    </w:p>
  </w:comment>
  <w:comment w:author="PAULO ROGÉRIO NEVES DE OLIVEIRA [2]" w:id="58" w:date="2023-08-28T21:39:00Z">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verificar, corrigir e atualizar tabela de atividades, incluindo a formatação das colunas, que estão com texto quebrado.</w:t>
        <w:br w:type="textWrapping"/>
        <w:br w:type="textWrapping"/>
        <w:t xml:space="preserve">Favor inserir fonte no rodapé da tabela.</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mover a tabela de atividades para seu respectivo subtópico. Não deve ficar nos Apêndices.</w:t>
      </w:r>
    </w:p>
  </w:comment>
  <w:comment w:author="PAULO ROGÉRIO NEVES DE OLIVEIRA [2]" w:id="57" w:date="2023-08-28T21:37:00Z">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verificar, corrigir e atualizar cronograma, incluindo a formatação das colunas, que estão com texto quebrado.</w:t>
        <w:br w:type="textWrapping"/>
        <w:br w:type="textWrapping"/>
        <w:t xml:space="preserve">Favor inserir fonte no rodapé da tabela.</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mover o Cronograma para seu respectivo subtópico. Não deve ficar nos Apêndices.</w:t>
      </w:r>
    </w:p>
  </w:comment>
  <w:comment w:author="PAULO ROGÉRIO NEVES DE OLIVEIRA" w:id="13" w:date="2023-09-02T20:00:00Z">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acrescentar um ou mais parágrafos conceituando "Prototipagem" e informando qual será seu papel nesse projeto.</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usar livros para embasar e referenciar os argumentos.</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 manter o parágrafo atual.</w:t>
      </w:r>
    </w:p>
  </w:comment>
  <w:comment w:author="PAULO ROGÉRIO NEVES DE OLIVEIRA [2]" w:id="44" w:date="2023-08-28T20:18:00Z">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formatar referências conforme ABNT.</w:t>
      </w:r>
    </w:p>
  </w:comment>
  <w:comment w:author="PAULO ROGÉRIO NEVES DE OLIVEIRA [2]" w:id="47" w:date="2023-08-28T20:41:00Z">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formatar TODAS as imagens e alinhar, conforme a “Figura 1”.</w:t>
      </w:r>
    </w:p>
  </w:comment>
  <w:comment w:author="PAULO ROGÉRIO NEVES DE OLIVEIRA [2]" w:id="45" w:date="2023-08-28T20:21:00Z">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formatar os títulos e as fontes das imagens, conforme “Figura 1”.</w:t>
        <w:br w:type="textWrapping"/>
        <w:br w:type="textWrapping"/>
        <w:t xml:space="preserve">Favor fazer o alinhamento das figuras à esquerda, conforme “Figura 1”.</w:t>
      </w:r>
    </w:p>
  </w:comment>
  <w:comment w:author="PAULO ROGÉRIO NEVES DE OLIVEIRA" w:id="12" w:date="2023-09-02T19:55:00Z">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acrescentar um ou mais parágrafos conceituando "Requisitos Não Funcionais" e informando qual será seu papel nesse projeto.</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usar livros para embasar e referenciar os argumentos.</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nesse subtópico, logo depois dos parágrafos, a tabela (não esquecer do título e fonte) com a devida referenciação, descrição e prioridade dos requisitos funcionais, conforme modelo de documento disponibilizado na pasta da equipe, no Google Drive.</w:t>
      </w:r>
    </w:p>
  </w:comment>
  <w:comment w:author="PAULO ROGÉRIO NEVES DE OLIVEIRA" w:id="18" w:date="2023-09-02T20:12:00Z">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no cabeçalho da tabela, o título e no rodapé, a fonte, conforme ABNT.</w:t>
      </w:r>
    </w:p>
  </w:comment>
  <w:comment w:author="PAULO ROGÉRIO NEVES DE OLIVEIRA" w:id="19" w:date="2023-09-02T20:13:00Z">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no cabeçalho da tabela, o título e no rodapé, a fonte, conforme ABNT.</w:t>
      </w:r>
    </w:p>
  </w:comment>
  <w:comment w:author="PAULO ROGÉRIO NEVES DE OLIVEIRA [2]" w:id="6" w:date="2023-08-29T08:03:00Z">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acrescentar sobre o que “aquelas pessoas que possuem uma maior dificuldade”. Dificuldade do quê?</w:t>
      </w:r>
    </w:p>
  </w:comment>
  <w:comment w:author="PAULO ROGÉRIO NEVES DE OLIVEIRA [2]" w:id="46" w:date="2023-08-28T20:40:00Z">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a fonte no rodapé da imagem.</w:t>
      </w:r>
    </w:p>
  </w:comment>
  <w:comment w:author="PAULO ROGÉRIO NEVES DE OLIVEIRA" w:id="14" w:date="2023-09-02T20:02:00Z">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acrescentar um ou mais parágrafos conceituando "Estudo de Viabilidade" e informando qual será seu papel nesse projeto.</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usar livros para embasar e referenciar os argumentos.</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 manter o parágrafo atual.</w:t>
      </w:r>
    </w:p>
  </w:comment>
  <w:comment w:author="PAULO ROGÉRIO NEVES DE OLIVEIRA [2]" w:id="41" w:date="2023-08-28T19:44:00Z">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corrigir. Uma das duas palavras, devem ser substituídas por uma que seja sinônima.</w:t>
      </w:r>
    </w:p>
  </w:comment>
  <w:comment w:author="PAULO ROGÉRIO NEVES DE OLIVEIRA" w:id="51" w:date="2023-09-02T22:41:00Z">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mover o quadro comparativo para um subtópico do tópico 2. DESENVOLVIMENTO. Não deve ficar nos Apêndices.</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requisito funcional dentro do quadro, precisa ter sua referência. Exemplo: [RF001], para sua identificação.</w:t>
      </w:r>
    </w:p>
  </w:comment>
  <w:comment w:author="PAULO ROGÉRIO NEVES DE OLIVEIRA" w:id="35" w:date="2023-09-02T22:22:00Z">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fazer citações indiretas e referenciar a argumentação do  parágrafo à uma obra: livro ou artigo científico ou incluir um ou mais parágrafos.</w:t>
      </w:r>
    </w:p>
  </w:comment>
  <w:comment w:author="PAULO ROGÉRIO NEVES DE OLIVEIRA" w:id="8" w:date="2023-09-02T19:34:00Z">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incluir nesse texto introdutório sobre o desenvolvimento, outras ferramentas, métodos de trabalho que serão usados.</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 mante o atual parágrafo.</w:t>
      </w:r>
    </w:p>
  </w:comment>
  <w:comment w:author="PAULO ROGÉRIO NEVES DE OLIVEIRA" w:id="32" w:date="2023-09-02T21:32:00Z">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alterar a numeração para 3.1</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referenciar a argumentação do parágrafo à uma obra: livro ou artigo científico ou incluir um ou mais parágrafos.</w:t>
      </w:r>
    </w:p>
  </w:comment>
  <w:comment w:author="PAULO ROGÉRIO NEVES DE OLIVEIRA" w:id="10" w:date="2023-09-02T19:43:00Z">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argumentar ou pouco mais sobre o papel desse quadro comparativo. Exemplo: Garantir que nenhum requisito funcional fique sem ser verificado com quem interage (Casos de Uso) e que haverá uma funcionalidade na tela do usuário (Protótipo).</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 manter o parágrafo atual.</w:t>
      </w:r>
    </w:p>
  </w:comment>
  <w:comment w:author="PAULO ROGÉRIO NEVES DE OLIVEIRA" w:id="30" w:date="2023-09-02T20:52:00Z">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acrescentar um ou mais parágrafos sobre "Diagrama de Classes".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usar citações tendo como base livros para referenciar os argumentos. Pode mante o atual parágrafo.</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abaixo do texto o diagrama de Classes (não deve ficar no Apêndice).</w:t>
      </w:r>
    </w:p>
  </w:comment>
  <w:comment w:author="PAULO ROGÉRIO NEVES DE OLIVEIRA" w:id="34" w:date="2023-09-02T22:22:00Z">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fazer citações indiretas e referenciar a argumentação do  parágrafo à uma obra: livro ou artigo científico ou incluir um ou mais parágrafos.</w:t>
      </w:r>
    </w:p>
  </w:comment>
  <w:comment w:author="PAULO ROGÉRIO NEVES DE OLIVEIRA" w:id="38" w:date="2023-09-02T22:22:00Z">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fazer citações indiretas e referenciar a argumentação do  parágrafo à uma obra: livro ou artigo científico ou incluir um ou mais parágrafos.</w:t>
      </w:r>
    </w:p>
  </w:comment>
  <w:comment w:author="PAULO ROGÉRIO NEVES DE OLIVEIRA" w:id="33" w:date="2023-09-02T22:22:00Z">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fazer citações indiretas e referenciar a argumentação do  parágrafo à uma obra: livro ou artigo científico ou incluir um ou mais parágrafos.</w:t>
      </w:r>
    </w:p>
  </w:comment>
  <w:comment w:author="PAULO ROGÉRIO NEVES DE OLIVEIRA" w:id="43" w:date="2023-09-02T22:22:00Z">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fazer citações indiretas e referenciar a argumentação do  parágrafo à uma obra: livro ou artigo científico ou incluir um ou mais parágrafos.</w:t>
      </w:r>
    </w:p>
  </w:comment>
  <w:comment w:author="PAULO ROGÉRIO NEVES DE OLIVEIRA" w:id="0" w:date="2023-09-02T17:07:00Z">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folha de aprovação. (elemento obrigatório)</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Resumos e suas palavras-chave em língua nacional e estrangeira. (elemento obrigatório)</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Listas de Ilustrações, Tabelas, Siglas e Símbolos, caso vão usar (elementos opcionais).</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orientações acima estão no arquivo "Manual_TCC_Etecs_2022_2ed", que está na pasta "PDTCC_Modelos_Docs_Atividades".</w:t>
      </w:r>
    </w:p>
  </w:comment>
  <w:comment w:author="PAULO ROGÉRIO NEVES DE OLIVEIRA" w:id="36" w:date="2023-09-02T22:22:00Z">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fazer citações indiretas e referenciar a argumentação do  parágrafo à uma obra: livro ou artigo científico ou incluir um ou mais parágrafos.</w:t>
      </w:r>
    </w:p>
  </w:comment>
  <w:comment w:author="PAULO ROGÉRIO NEVES DE OLIVEIRA" w:id="26" w:date="2023-09-02T20:38:00Z">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incluir abaixo do texto, a tabela de atividades. Não deve ficar no Apêndice.</w:t>
      </w:r>
    </w:p>
  </w:comment>
  <w:comment w:author="PAULO ROGÉRIO NEVES DE OLIVEIRA [2]" w:id="31" w:date="2023-08-28T19:40:00Z">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as informações para esse tópico e seus subtópicos: 2.6.1; 2.6.2; 2.6.3 e incluir os diagramas.</w:t>
      </w:r>
    </w:p>
  </w:comment>
  <w:comment w:author="PAULO ROGÉRIO NEVES DE OLIVEIRA" w:id="37" w:date="2023-09-02T21:39:00Z">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informar qual o estudo. Qual foi esta fonte?</w:t>
      </w:r>
    </w:p>
  </w:comment>
  <w:comment w:author="PAULO ROGÉRIO NEVES DE OLIVEIRA [2]" w:id="15" w:date="2023-08-28T18:07:00Z">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arrumar a numeração para 2.2 Estudo de Viabilidade.</w:t>
      </w:r>
    </w:p>
  </w:comment>
  <w:comment w:author="PAULO ROGÉRIO NEVES DE OLIVEIRA" w:id="48" w:date="2023-09-02T22:34:00Z">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mover os requisitos funcionais para seu respectivo subtópico. Não deve ficar nos Apêndices.</w:t>
      </w:r>
    </w:p>
  </w:comment>
  <w:comment w:author="PAULO ROGÉRIO NEVES DE OLIVEIRA" w:id="28" w:date="2023-09-02T20:45:00Z">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acrescentar um ou mais parágrafos sobre "Diagramas UML".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usar citações tendo como base livros para referenciar os argumentos. Pode mante o atual parágrafo.</w:t>
      </w:r>
    </w:p>
  </w:comment>
  <w:comment w:author="PAULO ROGÉRIO NEVES DE OLIVEIRA" w:id="52" w:date="2023-09-02T22:43:00Z">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mover o diagrama UML de Classes para seu respectivo subtópico. Não deve ficar nos Apêndices.</w:t>
      </w:r>
    </w:p>
  </w:comment>
  <w:comment w:author="PAULO ROGÉRIO NEVES DE OLIVEIRA [2]" w:id="53" w:date="2023-08-28T21:31:00Z">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refazer o diagrama UML Casos de Uso, conforme UML, usando figuras adequadas.</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fonte no rodapé da figura.</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Depois, favor mover o diagrama de Casos de Uso para seu respectivo subtópico. Não deve ficar nos Apêndices.</w:t>
      </w:r>
    </w:p>
  </w:comment>
  <w:comment w:author="PAULO ROGÉRIO NEVES DE OLIVEIRA" w:id="55" w:date="2023-09-02T22:45:00Z">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título e fonte para esse diagrama.</w:t>
      </w:r>
    </w:p>
  </w:comment>
  <w:comment w:author="PAULO ROGÉRIO NEVES DE OLIVEIRA" w:id="50" w:date="2023-09-02T22:35:00Z">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mover os requisitos não funcionais para seu respectivo subtópico. Não deve ficar nos Apêndices.</w:t>
      </w:r>
    </w:p>
  </w:comment>
  <w:comment w:author="PAULO ROGÉRIO NEVES DE OLIVEIRA [2]" w:id="56" w:date="2023-08-28T21:36:00Z">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fonte no rodapé da figura.</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mover o diagrama UML Casos de Uso para seu respectivo subtópico. Não deve ficar nos Apêndices.</w:t>
      </w:r>
    </w:p>
  </w:comment>
  <w:comment w:author="PAULO ROGÉRIO NEVES DE OLIVEIRA" w:id="39" w:date="2023-09-02T21:58:00Z">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Boa argumentação e boas citações referenciadas.</w:t>
      </w:r>
    </w:p>
  </w:comment>
  <w:comment w:author="PAULO ROGÉRIO NEVES DE OLIVEIRA" w:id="25" w:date="2023-09-02T20:35:00Z">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Recalcular.</w:t>
      </w:r>
    </w:p>
  </w:comment>
  <w:comment w:author="PAULO ROGÉRIO NEVES DE OLIVEIRA" w:id="29" w:date="2023-09-02T20:48:00Z">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acrescentar um ou mais parágrafos sobre "Casos de Uso".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usar citações tendo como base livros para referenciar os argumentos. Pode mante o atual parágrafo.</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abaixo do texto o o diagrama de Casos de Uso (não deve ficar no Apêndice).</w:t>
      </w:r>
    </w:p>
  </w:comment>
  <w:comment w:author="PAULO ROGÉRIO NEVES DE OLIVEIRA" w:id="27" w:date="2023-09-02T20:39:00Z">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acrescentar um ou mais parágrafos sobre "Cronograma".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usar citações tendo como base livros para referenciar os argumentos. Pode mante o atual parágrafo.</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abaixo do texto o cronograma (não deve ficar no Apêndice).</w:t>
      </w:r>
    </w:p>
  </w:comment>
  <w:comment w:author="PAULO ROGÉRIO NEVES DE OLIVEIRA" w:id="24" w:date="2023-09-02T20:31:00Z">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no cabeçalho da tabela, o título e no rodapé, a fonte, conforme ABNT.</w:t>
      </w:r>
    </w:p>
  </w:comment>
  <w:comment w:author="PAULO ROGÉRIO NEVES DE OLIVEIRA" w:id="16" w:date="2023-09-02T20:18:00Z">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 Excelente argumentação!!!</w:t>
      </w:r>
    </w:p>
  </w:comment>
  <w:comment w:author="PAULO ROGÉRIO NEVES DE OLIVEIRA [2]" w:id="40" w:date="2023-08-28T19:43:00Z">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corrigir.</w:t>
      </w:r>
    </w:p>
  </w:comment>
  <w:comment w:author="PAULO ROGÉRIO NEVES DE OLIVEIRA [2]" w:id="54" w:date="2023-08-28T21:34:00Z">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fonte no rodapé da figura.</w:t>
        <w:br w:type="textWrapping"/>
        <w:br w:type="textWrapping"/>
        <w:t xml:space="preserve">Favor verificar e corrigir  os &lt;&lt;extends&gt;&gt;.</w:t>
      </w:r>
    </w:p>
  </w:comment>
  <w:comment w:author="PAULO ROGÉRIO NEVES DE OLIVEIRA [2]" w:id="7" w:date="2023-08-29T08:06:00Z">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acrescentar informações externas que fundamentem a solução apresentada no projeto. Expressões como “...concluiu-se que,...”, “...chegou-se à conclusão de que,...”, necessita de fundamentos.</w:t>
      </w:r>
    </w:p>
  </w:comment>
  <w:comment w:author="PAULO ROGÉRIO NEVES DE OLIVEIRA" w:id="22" w:date="2023-09-02T20:28:00Z">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no cabeçalho da tabela, o título e no rodapé, a fonte, conforme ABNT.</w:t>
      </w:r>
    </w:p>
  </w:comment>
  <w:comment w:author="PAULO ROGÉRIO NEVES DE OLIVEIRA [2]" w:id="2" w:date="2023-08-28T17:36:00Z">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Formatar conforme ABNT.</w:t>
      </w:r>
    </w:p>
  </w:comment>
  <w:comment w:author="PAULO ROGÉRIO NEVES DE OLIVEIRA" w:id="11" w:date="2023-09-02T19:47:00Z">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acrescentar um ou mais parágrafos conceituando "Requisitos Funcionais" e informando qual será seu papel nesse projeto.</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usar livros para embasar e referenciar os argumentos.</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nesse subtópico, logo depois dos parágrafos, a tabela (não esquecer do título e fonte) com a devida referenciação, descrição e prioridade dos requisitos funcionais, conforme modelo de documento disponibilizado na pasta da equipe, no Google Drive.</w:t>
      </w:r>
    </w:p>
  </w:comment>
  <w:comment w:author="PAULO ROGÉRIO NEVES DE OLIVEIRA" w:id="23" w:date="2023-09-02T20:35:00Z">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argumentação está boa. Porém os dados estimados com tecnologia, quantidade e seus valores estão fora da realidade atual (2023). Favor recalcular. Exemplo: o custo de internet, o valor mensal com banco de dados.</w:t>
      </w:r>
    </w:p>
  </w:comment>
  <w:comment w:author="PAULO ROGÉRIO NEVES DE OLIVEIRA [2]" w:id="49" w:date="2023-08-28T21:05:00Z">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formatar os RFs, as Prioridades e as Descrições em negrito.</w:t>
        <w:br w:type="textWrapping"/>
        <w:br w:type="textWrapping"/>
        <w:t xml:space="preserve">Favor formatar o espaçamento entre um bloco (RF, Prioridade e Descrição) e outro com 18pt, para uma separação visual melhor.</w:t>
      </w:r>
    </w:p>
  </w:comment>
  <w:comment w:author="PAULO ROGÉRIO NEVES DE OLIVEIRA [2]" w:id="42" w:date="2023-08-28T19:46:00Z">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formatar TODAS as citações diretas, conforme ABNT.</w:t>
      </w:r>
    </w:p>
  </w:comment>
  <w:comment w:author="PAULO ROGÉRIO NEVES DE OLIVEIRA [2]" w:id="5" w:date="2023-08-29T07:57:00Z">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informar quem são “os responsáveis pelo projeto”.</w:t>
      </w:r>
    </w:p>
  </w:comment>
  <w:comment w:author="PAULO ROGÉRIO NEVES DE OLIVEIRA [2]" w:id="17" w:date="2023-08-28T18:15:00Z">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inserir título e fonte em todas as tabelas.</w:t>
      </w:r>
    </w:p>
  </w:comment>
  <w:comment w:author="PAULO ROGÉRIO NEVES DE OLIVEIRA [2]" w:id="4" w:date="2023-08-29T07:56:00Z">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informar quem fez as “observações” e como.</w:t>
      </w:r>
    </w:p>
  </w:comment>
  <w:comment w:author="PAULO ROGÉRIO NEVES DE OLIVEIRA" w:id="9" w:date="2023-09-02T19:40:00Z">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acrescentar um ou mais parágrafos conceituando "Levantamento de Requisitos" e "Especificação de Requisitos". O que é e porque utilizar. Use livros como referência.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80A" w15:done="0"/>
  <w15:commentEx w15:paraId="0000080B" w15:done="0"/>
  <w15:commentEx w15:paraId="0000080C" w15:done="0"/>
  <w15:commentEx w15:paraId="0000080D" w15:done="0"/>
  <w15:commentEx w15:paraId="00000810" w15:done="0"/>
  <w15:commentEx w15:paraId="00000813" w15:done="0"/>
  <w15:commentEx w15:paraId="00000818" w15:done="0"/>
  <w15:commentEx w15:paraId="00000819" w15:done="0"/>
  <w15:commentEx w15:paraId="0000081A" w15:done="0"/>
  <w15:commentEx w15:paraId="0000081B" w15:done="0"/>
  <w15:commentEx w15:paraId="00000820" w15:done="0"/>
  <w15:commentEx w15:paraId="00000821" w15:done="0"/>
  <w15:commentEx w15:paraId="00000822" w15:done="0"/>
  <w15:commentEx w15:paraId="00000823" w15:done="0"/>
  <w15:commentEx w15:paraId="00000824" w15:done="0"/>
  <w15:commentEx w15:paraId="00000829" w15:done="0"/>
  <w15:commentEx w15:paraId="0000082A" w15:done="0"/>
  <w15:commentEx w15:paraId="0000082D" w15:done="0"/>
  <w15:commentEx w15:paraId="0000082E" w15:done="0"/>
  <w15:commentEx w15:paraId="00000831" w15:done="0"/>
  <w15:commentEx w15:paraId="00000834" w15:done="0"/>
  <w15:commentEx w15:paraId="00000837" w15:done="0"/>
  <w15:commentEx w15:paraId="0000083C" w15:done="0"/>
  <w15:commentEx w15:paraId="0000083D" w15:done="0"/>
  <w15:commentEx w15:paraId="0000083E" w15:done="0"/>
  <w15:commentEx w15:paraId="0000083F" w15:done="0"/>
  <w15:commentEx w15:paraId="00000840" w15:done="0"/>
  <w15:commentEx w15:paraId="00000845" w15:done="0"/>
  <w15:commentEx w15:paraId="00000846" w15:done="0"/>
  <w15:commentEx w15:paraId="00000847" w15:done="0"/>
  <w15:commentEx w15:paraId="00000848" w15:done="0"/>
  <w15:commentEx w15:paraId="00000849" w15:done="0"/>
  <w15:commentEx w15:paraId="0000084A" w15:done="0"/>
  <w15:commentEx w15:paraId="0000084B" w15:done="0"/>
  <w15:commentEx w15:paraId="0000084E" w15:done="0"/>
  <w15:commentEx w15:paraId="0000084F" w15:done="0"/>
  <w15:commentEx w15:paraId="00000854" w15:done="0"/>
  <w15:commentEx w15:paraId="00000855" w15:done="0"/>
  <w15:commentEx w15:paraId="00000856" w15:done="0"/>
  <w15:commentEx w15:paraId="00000859" w15:done="0"/>
  <w15:commentEx w15:paraId="0000085A" w15:done="0"/>
  <w15:commentEx w15:paraId="0000085B" w15:done="0"/>
  <w15:commentEx w15:paraId="00000860" w15:done="0"/>
  <w15:commentEx w15:paraId="00000865" w15:done="0"/>
  <w15:commentEx w15:paraId="00000866" w15:done="0"/>
  <w15:commentEx w15:paraId="00000867" w15:done="0"/>
  <w15:commentEx w15:paraId="00000868" w15:done="0"/>
  <w15:commentEx w15:paraId="00000869" w15:done="0"/>
  <w15:commentEx w15:paraId="0000086A" w15:done="0"/>
  <w15:commentEx w15:paraId="0000086B" w15:done="0"/>
  <w15:commentEx w15:paraId="0000086C" w15:done="0"/>
  <w15:commentEx w15:paraId="00000871" w15:done="0"/>
  <w15:commentEx w15:paraId="00000872" w15:done="0"/>
  <w15:commentEx w15:paraId="00000873" w15:done="0"/>
  <w15:commentEx w15:paraId="00000874" w15:done="0"/>
  <w15:commentEx w15:paraId="00000875" w15:done="0"/>
  <w15:commentEx w15:paraId="00000876" w15:done="0"/>
  <w15:commentEx w15:paraId="00000877" w15:done="0"/>
  <w15:commentEx w15:paraId="0000087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09">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6">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rtl w:val="0"/>
      </w:rPr>
    </w:r>
  </w:p>
  <w:p w:rsidR="00000000" w:rsidDel="00000000" w:rsidP="00000000" w:rsidRDefault="00000000" w:rsidRPr="00000000" w14:paraId="00000807">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1.%2"/>
      <w:lvlJc w:val="left"/>
      <w:pPr>
        <w:ind w:left="1160" w:hanging="800"/>
      </w:pPr>
      <w:rPr/>
    </w:lvl>
    <w:lvl w:ilvl="2">
      <w:start w:val="1"/>
      <w:numFmt w:val="decimal"/>
      <w:lvlText w:val="%1.%2.%3"/>
      <w:lvlJc w:val="left"/>
      <w:pPr>
        <w:ind w:left="1160" w:hanging="800"/>
      </w:pPr>
      <w:rPr>
        <w:b w:val="1"/>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3">
    <w:lvl w:ilvl="0">
      <w:start w:val="2"/>
      <w:numFmt w:val="decimal"/>
      <w:lvlText w:val="%1"/>
      <w:lvlJc w:val="left"/>
      <w:pPr>
        <w:ind w:left="720" w:hanging="360"/>
      </w:pPr>
      <w:rPr/>
    </w:lvl>
    <w:lvl w:ilvl="1">
      <w:start w:val="1"/>
      <w:numFmt w:val="decimal"/>
      <w:lvlText w:val="%1.%2."/>
      <w:lvlJc w:val="left"/>
      <w:pPr>
        <w:ind w:left="1080" w:hanging="720"/>
      </w:pPr>
      <w:rPr>
        <w:b w:val="1"/>
        <w:i w:val="0"/>
        <w:smallCaps w:val="0"/>
        <w:strike w:val="0"/>
        <w:u w:val="none"/>
        <w:vertAlign w:val="baseline"/>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4">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5">
    <w:lvl w:ilvl="0">
      <w:start w:val="1"/>
      <w:numFmt w:val="decimal"/>
      <w:lvlText w:val="%1"/>
      <w:lvlJc w:val="left"/>
      <w:pPr>
        <w:ind w:left="720" w:hanging="360"/>
      </w:pPr>
      <w:rPr/>
    </w:lvl>
    <w:lvl w:ilvl="1">
      <w:start w:val="1"/>
      <w:numFmt w:val="decimal"/>
      <w:lvlText w:val="%1.%2."/>
      <w:lvlJc w:val="left"/>
      <w:pPr>
        <w:ind w:left="1080" w:hanging="720"/>
      </w:pPr>
      <w:rPr>
        <w:b w:val="1"/>
        <w:i w:val="0"/>
        <w:smallCaps w:val="0"/>
        <w:strike w:val="0"/>
        <w:u w:val="none"/>
        <w:vertAlign w:val="baseline"/>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6">
    <w:lvl w:ilvl="0">
      <w:start w:val="2"/>
      <w:numFmt w:val="decimal"/>
      <w:lvlText w:val="%1"/>
      <w:lvlJc w:val="left"/>
      <w:pPr>
        <w:ind w:left="720" w:hanging="360"/>
      </w:pPr>
      <w:rPr/>
    </w:lvl>
    <w:lvl w:ilvl="1">
      <w:start w:val="2"/>
      <w:numFmt w:val="decimal"/>
      <w:lvlText w:val="%1.%2"/>
      <w:lvlJc w:val="left"/>
      <w:pPr>
        <w:ind w:left="1160" w:hanging="800"/>
      </w:pPr>
      <w:rPr/>
    </w:lvl>
    <w:lvl w:ilvl="2">
      <w:start w:val="1"/>
      <w:numFmt w:val="decimal"/>
      <w:lvlText w:val="%1.%2.%3"/>
      <w:lvlJc w:val="left"/>
      <w:pPr>
        <w:ind w:left="1160" w:hanging="800"/>
      </w:pPr>
      <w:rPr>
        <w:b w:val="1"/>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7">
    <w:lvl w:ilvl="0">
      <w:start w:val="3"/>
      <w:numFmt w:val="decimal"/>
      <w:lvlText w:val="%1"/>
      <w:lvlJc w:val="left"/>
      <w:pPr>
        <w:ind w:left="720" w:hanging="360"/>
      </w:pPr>
      <w:rPr/>
    </w:lvl>
    <w:lvl w:ilvl="1">
      <w:start w:val="1"/>
      <w:numFmt w:val="decimal"/>
      <w:lvlText w:val="%1.%2"/>
      <w:lvlJc w:val="left"/>
      <w:pPr>
        <w:ind w:left="1160" w:hanging="800"/>
      </w:pPr>
      <w:rPr/>
    </w:lvl>
    <w:lvl w:ilvl="2">
      <w:start w:val="1"/>
      <w:numFmt w:val="decimal"/>
      <w:lvlText w:val="%1.%2.%3"/>
      <w:lvlJc w:val="left"/>
      <w:pPr>
        <w:ind w:left="1160" w:hanging="800"/>
      </w:pPr>
      <w:rPr>
        <w:b w:val="1"/>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ind w:left="720" w:hanging="720"/>
    </w:pPr>
    <w:rPr>
      <w:rFonts w:ascii="Arial" w:cs="Arial" w:eastAsia="Arial" w:hAnsi="Arial"/>
      <w:b w:val="1"/>
      <w:smallCaps w:val="1"/>
      <w:sz w:val="24"/>
      <w:szCs w:val="24"/>
    </w:rPr>
  </w:style>
  <w:style w:type="paragraph" w:styleId="Heading2">
    <w:name w:val="heading 2"/>
    <w:basedOn w:val="Normal"/>
    <w:next w:val="Normal"/>
    <w:pPr>
      <w:keepNext w:val="1"/>
      <w:keepLines w:val="1"/>
      <w:spacing w:after="0" w:before="40" w:line="360" w:lineRule="auto"/>
      <w:ind w:left="1440" w:hanging="720"/>
    </w:pPr>
    <w:rPr>
      <w:rFonts w:ascii="Arial" w:cs="Arial" w:eastAsia="Arial" w:hAnsi="Arial"/>
      <w:b w:val="1"/>
      <w:sz w:val="24"/>
      <w:szCs w:val="24"/>
    </w:rPr>
  </w:style>
  <w:style w:type="paragraph" w:styleId="Heading3">
    <w:name w:val="heading 3"/>
    <w:basedOn w:val="Normal"/>
    <w:next w:val="Normal"/>
    <w:pPr>
      <w:keepNext w:val="1"/>
      <w:keepLines w:val="1"/>
      <w:spacing w:after="0" w:before="40" w:line="360" w:lineRule="auto"/>
      <w:ind w:left="2160" w:hanging="720"/>
    </w:pPr>
    <w:rPr>
      <w:rFonts w:ascii="Arial" w:cs="Arial" w:eastAsia="Arial" w:hAnsi="Arial"/>
      <w:b w:val="1"/>
      <w:sz w:val="24"/>
      <w:szCs w:val="24"/>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77598"/>
  </w:style>
  <w:style w:type="paragraph" w:styleId="Ttulo1">
    <w:name w:val="heading 1"/>
    <w:aliases w:val="TituloPrincipal"/>
    <w:basedOn w:val="Normal"/>
    <w:next w:val="Normal"/>
    <w:link w:val="Ttulo1Char"/>
    <w:uiPriority w:val="9"/>
    <w:qFormat w:val="1"/>
    <w:pPr>
      <w:keepNext w:val="1"/>
      <w:keepLines w:val="1"/>
      <w:numPr>
        <w:numId w:val="7"/>
      </w:numPr>
      <w:spacing w:after="0" w:before="240" w:line="360" w:lineRule="auto"/>
      <w:outlineLvl w:val="0"/>
    </w:pPr>
    <w:rPr>
      <w:rFonts w:ascii="Arial" w:cs="Arial" w:eastAsia="SimSun" w:hAnsi="Arial"/>
      <w:b w:val="1"/>
      <w:bCs w:val="1"/>
      <w:caps w:val="1"/>
      <w:sz w:val="24"/>
      <w:szCs w:val="24"/>
    </w:rPr>
  </w:style>
  <w:style w:type="paragraph" w:styleId="Ttulo2">
    <w:name w:val="heading 2"/>
    <w:basedOn w:val="Normal"/>
    <w:next w:val="Normal"/>
    <w:link w:val="Ttulo2Char"/>
    <w:uiPriority w:val="9"/>
    <w:unhideWhenUsed w:val="1"/>
    <w:qFormat w:val="1"/>
    <w:rsid w:val="00315921"/>
    <w:pPr>
      <w:keepNext w:val="1"/>
      <w:keepLines w:val="1"/>
      <w:numPr>
        <w:ilvl w:val="1"/>
        <w:numId w:val="7"/>
      </w:numPr>
      <w:spacing w:after="0" w:before="40" w:line="360" w:lineRule="auto"/>
      <w:outlineLvl w:val="1"/>
    </w:pPr>
    <w:rPr>
      <w:rFonts w:ascii="Arial" w:cs="Arial" w:eastAsia="SimSun" w:hAnsi="Arial"/>
      <w:b w:val="1"/>
      <w:bCs w:val="1"/>
      <w:sz w:val="24"/>
      <w:szCs w:val="24"/>
    </w:rPr>
  </w:style>
  <w:style w:type="paragraph" w:styleId="Ttulo3">
    <w:name w:val="heading 3"/>
    <w:basedOn w:val="Normal"/>
    <w:next w:val="Normal"/>
    <w:link w:val="Ttulo3Char"/>
    <w:uiPriority w:val="9"/>
    <w:unhideWhenUsed w:val="1"/>
    <w:qFormat w:val="1"/>
    <w:pPr>
      <w:keepNext w:val="1"/>
      <w:keepLines w:val="1"/>
      <w:numPr>
        <w:ilvl w:val="2"/>
        <w:numId w:val="7"/>
      </w:numPr>
      <w:spacing w:after="0" w:before="40" w:line="360" w:lineRule="auto"/>
      <w:outlineLvl w:val="2"/>
    </w:pPr>
    <w:rPr>
      <w:rFonts w:ascii="Arial" w:cs="Arial" w:eastAsia="SimSun" w:hAnsi="Arial"/>
      <w:b w:val="1"/>
      <w:bCs w:val="1"/>
      <w:sz w:val="24"/>
      <w:szCs w:val="24"/>
    </w:rPr>
  </w:style>
  <w:style w:type="paragraph" w:styleId="Ttulo4">
    <w:name w:val="heading 4"/>
    <w:basedOn w:val="Normal"/>
    <w:next w:val="Normal"/>
    <w:link w:val="Ttulo4Char"/>
    <w:uiPriority w:val="9"/>
    <w:semiHidden w:val="1"/>
    <w:unhideWhenUsed w:val="1"/>
    <w:qFormat w:val="1"/>
    <w:rsid w:val="00315921"/>
    <w:pPr>
      <w:keepNext w:val="1"/>
      <w:keepLines w:val="1"/>
      <w:spacing w:after="0" w:before="40"/>
      <w:outlineLvl w:val="3"/>
    </w:pPr>
    <w:rPr>
      <w:rFonts w:asciiTheme="majorHAnsi" w:cstheme="majorBidi" w:eastAsiaTheme="majorEastAsia" w:hAnsiTheme="majorHAnsi"/>
      <w:i w:val="1"/>
      <w:iCs w:val="1"/>
      <w:color w:val="365f91" w:themeColor="accent1" w:themeShade="0000BF"/>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character" w:styleId="Ttulo1Char" w:customStyle="1">
    <w:name w:val="Título 1 Char"/>
    <w:aliases w:val="TituloPrincipal Char"/>
    <w:basedOn w:val="Fontepargpadro"/>
    <w:link w:val="Ttulo1"/>
    <w:uiPriority w:val="9"/>
    <w:rPr>
      <w:rFonts w:ascii="Arial" w:cs="Arial" w:eastAsia="SimSun" w:hAnsi="Arial"/>
      <w:b w:val="1"/>
      <w:bCs w:val="1"/>
      <w:caps w:val="1"/>
      <w:sz w:val="24"/>
      <w:szCs w:val="24"/>
    </w:rPr>
  </w:style>
  <w:style w:type="character" w:styleId="Ttulo2Char" w:customStyle="1">
    <w:name w:val="Título 2 Char"/>
    <w:basedOn w:val="Fontepargpadro"/>
    <w:link w:val="Ttulo2"/>
    <w:uiPriority w:val="9"/>
    <w:rsid w:val="00315921"/>
    <w:rPr>
      <w:rFonts w:ascii="Arial" w:cs="Arial" w:eastAsia="SimSun" w:hAnsi="Arial"/>
      <w:b w:val="1"/>
      <w:bCs w:val="1"/>
      <w:sz w:val="24"/>
      <w:szCs w:val="24"/>
    </w:rPr>
  </w:style>
  <w:style w:type="character" w:styleId="Ttulo3Char" w:customStyle="1">
    <w:name w:val="Título 3 Char"/>
    <w:basedOn w:val="Fontepargpadro"/>
    <w:link w:val="Ttulo3"/>
    <w:uiPriority w:val="9"/>
    <w:rPr>
      <w:rFonts w:ascii="Arial" w:cs="Arial" w:eastAsia="SimSun" w:hAnsi="Arial"/>
      <w:b w:val="1"/>
      <w:bCs w:val="1"/>
      <w:sz w:val="24"/>
      <w:szCs w:val="24"/>
    </w:rPr>
  </w:style>
  <w:style w:type="character" w:styleId="Hyperlink">
    <w:name w:val="Hyperlink"/>
    <w:basedOn w:val="Fontepargpadro"/>
    <w:uiPriority w:val="99"/>
    <w:rPr>
      <w:color w:val="0563c1"/>
      <w:u w:val="single"/>
    </w:rPr>
  </w:style>
  <w:style w:type="paragraph" w:styleId="Sumrio1">
    <w:name w:val="toc 1"/>
    <w:basedOn w:val="Normal"/>
    <w:next w:val="Normal"/>
    <w:uiPriority w:val="39"/>
    <w:pPr>
      <w:spacing w:after="100"/>
    </w:pPr>
  </w:style>
  <w:style w:type="paragraph" w:styleId="Sumrio2">
    <w:name w:val="toc 2"/>
    <w:basedOn w:val="Normal"/>
    <w:next w:val="Normal"/>
    <w:uiPriority w:val="39"/>
    <w:pPr>
      <w:spacing w:after="100"/>
      <w:ind w:left="220"/>
    </w:pPr>
  </w:style>
  <w:style w:type="paragraph" w:styleId="Sumrio3">
    <w:name w:val="toc 3"/>
    <w:basedOn w:val="Normal"/>
    <w:next w:val="Normal"/>
    <w:uiPriority w:val="39"/>
    <w:pPr>
      <w:spacing w:after="100"/>
      <w:ind w:left="440"/>
    </w:pPr>
  </w:style>
  <w:style w:type="paragraph" w:styleId="CabealhodoSumrio">
    <w:name w:val="TOC Heading"/>
    <w:basedOn w:val="Ttulo1"/>
    <w:next w:val="Normal"/>
    <w:uiPriority w:val="39"/>
    <w:qFormat w:val="1"/>
    <w:pPr>
      <w:numPr>
        <w:numId w:val="0"/>
      </w:numPr>
      <w:spacing w:line="256" w:lineRule="auto"/>
      <w:outlineLvl w:val="9"/>
    </w:pPr>
    <w:rPr>
      <w:rFonts w:ascii="Calibri Light" w:cs="SimSun" w:hAnsi="Calibri Light"/>
      <w:b w:val="0"/>
      <w:bCs w:val="0"/>
      <w:caps w:val="0"/>
      <w:color w:val="2f5496"/>
      <w:sz w:val="32"/>
      <w:szCs w:val="32"/>
    </w:rPr>
  </w:style>
  <w:style w:type="paragraph" w:styleId="Cabealho">
    <w:name w:val="header"/>
    <w:basedOn w:val="Normal"/>
    <w:link w:val="CabealhoChar"/>
    <w:uiPriority w:val="99"/>
    <w:pPr>
      <w:tabs>
        <w:tab w:val="center" w:pos="4252"/>
        <w:tab w:val="right" w:pos="8504"/>
      </w:tabs>
      <w:spacing w:after="0" w:line="240" w:lineRule="auto"/>
    </w:pPr>
  </w:style>
  <w:style w:type="character" w:styleId="CabealhoChar" w:customStyle="1">
    <w:name w:val="Cabeçalho Char"/>
    <w:basedOn w:val="Fontepargpadro"/>
    <w:link w:val="Cabealho"/>
    <w:uiPriority w:val="99"/>
  </w:style>
  <w:style w:type="paragraph" w:styleId="Rodap">
    <w:name w:val="footer"/>
    <w:basedOn w:val="Normal"/>
    <w:link w:val="RodapChar"/>
    <w:uiPriority w:val="99"/>
    <w:pPr>
      <w:tabs>
        <w:tab w:val="center" w:pos="4252"/>
        <w:tab w:val="right" w:pos="8504"/>
      </w:tabs>
      <w:spacing w:after="0" w:line="240" w:lineRule="auto"/>
    </w:pPr>
  </w:style>
  <w:style w:type="character" w:styleId="RodapChar" w:customStyle="1">
    <w:name w:val="Rodapé Char"/>
    <w:basedOn w:val="Fontepargpadro"/>
    <w:link w:val="Rodap"/>
    <w:uiPriority w:val="99"/>
  </w:style>
  <w:style w:type="paragraph" w:styleId="Bibliografia">
    <w:name w:val="Bibliography"/>
    <w:basedOn w:val="Normal"/>
    <w:next w:val="Normal"/>
    <w:uiPriority w:val="37"/>
  </w:style>
  <w:style w:type="paragraph" w:styleId="Legenda">
    <w:name w:val="caption"/>
    <w:basedOn w:val="Normal"/>
    <w:next w:val="Normal"/>
    <w:uiPriority w:val="35"/>
    <w:unhideWhenUsed w:val="1"/>
    <w:qFormat w:val="1"/>
    <w:rsid w:val="00144D96"/>
    <w:pPr>
      <w:spacing w:after="200" w:line="240" w:lineRule="auto"/>
    </w:pPr>
    <w:rPr>
      <w:i w:val="1"/>
      <w:iCs w:val="1"/>
      <w:color w:val="1f497d" w:themeColor="text2"/>
      <w:sz w:val="18"/>
      <w:szCs w:val="18"/>
    </w:rPr>
  </w:style>
  <w:style w:type="paragraph" w:styleId="PargrafodaLista">
    <w:name w:val="List Paragraph"/>
    <w:basedOn w:val="Normal"/>
    <w:uiPriority w:val="34"/>
    <w:qFormat w:val="1"/>
    <w:rsid w:val="00315921"/>
    <w:pPr>
      <w:ind w:left="720"/>
      <w:contextualSpacing w:val="1"/>
    </w:pPr>
  </w:style>
  <w:style w:type="character" w:styleId="Ttulo4Char" w:customStyle="1">
    <w:name w:val="Título 4 Char"/>
    <w:basedOn w:val="Fontepargpadro"/>
    <w:link w:val="Ttulo4"/>
    <w:uiPriority w:val="9"/>
    <w:rsid w:val="00315921"/>
    <w:rPr>
      <w:rFonts w:asciiTheme="majorHAnsi" w:cstheme="majorBidi" w:eastAsiaTheme="majorEastAsia" w:hAnsiTheme="majorHAnsi"/>
      <w:i w:val="1"/>
      <w:iCs w:val="1"/>
      <w:color w:val="365f91" w:themeColor="accent1" w:themeShade="0000BF"/>
    </w:rPr>
  </w:style>
  <w:style w:type="paragraph" w:styleId="NormalWeb">
    <w:name w:val="Normal (Web)"/>
    <w:basedOn w:val="Normal"/>
    <w:uiPriority w:val="99"/>
    <w:semiHidden w:val="1"/>
    <w:unhideWhenUsed w:val="1"/>
    <w:rsid w:val="002C497B"/>
    <w:pPr>
      <w:spacing w:after="100" w:afterAutospacing="1" w:before="100" w:beforeAutospacing="1" w:line="240" w:lineRule="auto"/>
    </w:pPr>
    <w:rPr>
      <w:rFonts w:ascii="Times New Roman" w:cs="Times New Roman" w:eastAsia="Times New Roman" w:hAnsi="Times New Roman"/>
      <w:sz w:val="24"/>
      <w:szCs w:val="24"/>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character" w:styleId="Forte">
    <w:name w:val="Strong"/>
    <w:basedOn w:val="Fontepargpadro"/>
    <w:uiPriority w:val="22"/>
    <w:qFormat w:val="1"/>
    <w:rsid w:val="003A29BF"/>
    <w:rPr>
      <w:b w:val="1"/>
      <w:bCs w:val="1"/>
    </w:rPr>
  </w:style>
  <w:style w:type="table" w:styleId="TabeladeGrade4-nfase3">
    <w:name w:val="Grid Table 4 Accent 3"/>
    <w:basedOn w:val="Tabelanormal"/>
    <w:uiPriority w:val="49"/>
    <w:rsid w:val="003A29BF"/>
    <w:pPr>
      <w:spacing w:after="0" w:line="240" w:lineRule="auto"/>
    </w:pPr>
    <w:rPr>
      <w:rFonts w:asciiTheme="minorHAnsi" w:cstheme="minorBidi" w:eastAsiaTheme="minorHAnsi" w:hAnsiTheme="minorHAnsi"/>
      <w:kern w:val="2"/>
      <w:lang w:eastAsia="en-US"/>
    </w:rPr>
    <w:tblPr>
      <w:tblStyleRowBandSize w:val="1"/>
      <w:tblStyleColBandSize w:val="1"/>
      <w:tblBorders>
        <w:top w:color="c2d69b" w:space="0" w:sz="4" w:themeColor="accent3" w:themeTint="000099" w:val="single"/>
        <w:left w:color="c2d69b" w:space="0" w:sz="4" w:themeColor="accent3" w:themeTint="000099" w:val="single"/>
        <w:bottom w:color="c2d69b" w:space="0" w:sz="4" w:themeColor="accent3" w:themeTint="000099" w:val="single"/>
        <w:right w:color="c2d69b" w:space="0" w:sz="4" w:themeColor="accent3" w:themeTint="000099" w:val="single"/>
        <w:insideH w:color="c2d69b" w:space="0" w:sz="4" w:themeColor="accent3" w:themeTint="000099" w:val="single"/>
        <w:insideV w:color="c2d69b" w:space="0" w:sz="4" w:themeColor="accent3" w:themeTint="000099" w:val="single"/>
      </w:tblBorders>
    </w:tblPr>
    <w:tblStylePr w:type="firstRow">
      <w:rPr>
        <w:b w:val="1"/>
        <w:bCs w:val="1"/>
        <w:color w:val="ffffff" w:themeColor="background1"/>
      </w:rPr>
      <w:tblPr/>
      <w:tcPr>
        <w:tcBorders>
          <w:top w:color="9bbb59" w:space="0" w:sz="4" w:themeColor="accent3" w:val="single"/>
          <w:left w:color="9bbb59" w:space="0" w:sz="4" w:themeColor="accent3" w:val="single"/>
          <w:bottom w:color="9bbb59" w:space="0" w:sz="4" w:themeColor="accent3" w:val="single"/>
          <w:right w:color="9bbb59" w:space="0" w:sz="4" w:themeColor="accent3" w:val="single"/>
          <w:insideH w:space="0" w:sz="0" w:val="nil"/>
          <w:insideV w:space="0" w:sz="0" w:val="nil"/>
        </w:tcBorders>
        <w:shd w:color="auto" w:fill="9bbb59" w:themeFill="accent3" w:val="clear"/>
      </w:tcPr>
    </w:tblStylePr>
    <w:tblStylePr w:type="lastRow">
      <w:rPr>
        <w:b w:val="1"/>
        <w:bCs w:val="1"/>
      </w:rPr>
      <w:tblPr/>
      <w:tcPr>
        <w:tcBorders>
          <w:top w:color="9bbb59" w:space="0" w:sz="4" w:themeColor="accent3" w:val="double"/>
        </w:tcBorders>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paragraph" w:styleId="estilo111" w:customStyle="1">
    <w:name w:val="estilo 1.1.1"/>
    <w:basedOn w:val="Normal"/>
    <w:link w:val="estilo111Char"/>
    <w:qFormat w:val="1"/>
    <w:rsid w:val="00BC446B"/>
    <w:pPr>
      <w:numPr>
        <w:numId w:val="6"/>
      </w:numPr>
      <w:spacing w:line="360" w:lineRule="auto"/>
    </w:pPr>
    <w:rPr>
      <w:rFonts w:ascii="Arial" w:cs="Arial" w:hAnsi="Arial"/>
      <w:sz w:val="24"/>
      <w:szCs w:val="24"/>
    </w:rPr>
  </w:style>
  <w:style w:type="character" w:styleId="MenoPendente1" w:customStyle="1">
    <w:name w:val="Menção Pendente1"/>
    <w:basedOn w:val="Fontepargpadro"/>
    <w:uiPriority w:val="99"/>
    <w:semiHidden w:val="1"/>
    <w:unhideWhenUsed w:val="1"/>
    <w:rsid w:val="00BC446B"/>
    <w:rPr>
      <w:color w:val="605e5c"/>
      <w:shd w:color="auto" w:fill="e1dfdd" w:val="clear"/>
    </w:rPr>
  </w:style>
  <w:style w:type="character" w:styleId="estilo111Char" w:customStyle="1">
    <w:name w:val="estilo 1.1.1 Char"/>
    <w:basedOn w:val="Fontepargpadro"/>
    <w:link w:val="estilo111"/>
    <w:rsid w:val="00BC446B"/>
    <w:rPr>
      <w:rFonts w:ascii="Arial" w:cs="Arial" w:hAnsi="Arial"/>
      <w:sz w:val="24"/>
      <w:szCs w:val="24"/>
    </w:rPr>
  </w:style>
  <w:style w:type="paragraph" w:styleId="SemEspaamento">
    <w:name w:val="No Spacing"/>
    <w:uiPriority w:val="1"/>
    <w:qFormat w:val="1"/>
    <w:rsid w:val="00784600"/>
    <w:pPr>
      <w:spacing w:after="0" w:line="360" w:lineRule="auto"/>
      <w:ind w:firstLine="709"/>
      <w:jc w:val="both"/>
    </w:pPr>
    <w:rPr>
      <w:rFonts w:ascii="Arial" w:cs="SimSun" w:hAnsi="Arial"/>
      <w:sz w:val="24"/>
      <w:lang w:eastAsia="en-US"/>
    </w:rPr>
  </w:style>
  <w:style w:type="table" w:styleId="Tabelacomgrade">
    <w:name w:val="Table Grid"/>
    <w:basedOn w:val="Tabelanormal"/>
    <w:uiPriority w:val="39"/>
    <w:rsid w:val="00D148A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adeGrade4">
    <w:name w:val="Grid Table 4"/>
    <w:basedOn w:val="Tabelanormal"/>
    <w:uiPriority w:val="49"/>
    <w:rsid w:val="00D148AF"/>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eladeLista3">
    <w:name w:val="List Table 3"/>
    <w:basedOn w:val="Tabelanormal"/>
    <w:uiPriority w:val="48"/>
    <w:rsid w:val="00F86CB4"/>
    <w:pPr>
      <w:spacing w:after="0" w:line="240" w:lineRule="auto"/>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val="1"/>
        <w:bCs w:val="1"/>
        <w:color w:val="ffffff" w:themeColor="background1"/>
      </w:rPr>
      <w:tblPr/>
      <w:tcPr>
        <w:shd w:color="auto" w:fill="000000" w:themeFill="text1" w:val="clear"/>
      </w:tcPr>
    </w:tblStylePr>
    <w:tblStylePr w:type="lastRow">
      <w:rPr>
        <w:b w:val="1"/>
        <w:bCs w:val="1"/>
      </w:rPr>
      <w:tblPr/>
      <w:tcPr>
        <w:tcBorders>
          <w:top w:color="000000" w:space="0" w:sz="4" w:themeColor="tex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000000" w:space="0" w:sz="4" w:themeColor="text1" w:val="double"/>
          <w:left w:space="0" w:sz="0" w:val="nil"/>
        </w:tcBorders>
      </w:tcPr>
    </w:tblStylePr>
    <w:tblStylePr w:type="swCell">
      <w:tblPr/>
      <w:tcPr>
        <w:tcBorders>
          <w:top w:color="000000" w:space="0" w:sz="4" w:themeColor="text1" w:val="double"/>
          <w:right w:space="0" w:sz="0" w:val="nil"/>
        </w:tcBorders>
      </w:tcPr>
    </w:tblStylePr>
  </w:style>
  <w:style w:type="table" w:styleId="TabeladeLista1Clara">
    <w:name w:val="List Table 1 Light"/>
    <w:basedOn w:val="Tabelanormal"/>
    <w:uiPriority w:val="46"/>
    <w:rsid w:val="00F86CB4"/>
    <w:pPr>
      <w:spacing w:after="0" w:line="240" w:lineRule="auto"/>
    </w:pPr>
    <w:tblPr>
      <w:tblStyleRowBandSize w:val="1"/>
      <w:tblStyleColBandSize w:val="1"/>
    </w:tblPr>
    <w:tblStylePr w:type="firstRow">
      <w:rPr>
        <w:b w:val="1"/>
        <w:bCs w:val="1"/>
      </w:rPr>
      <w:tblPr/>
      <w:tcPr>
        <w:tcBorders>
          <w:bottom w:color="666666" w:space="0" w:sz="4" w:themeColor="text1" w:themeTint="000099" w:val="single"/>
        </w:tcBorders>
      </w:tcPr>
    </w:tblStylePr>
    <w:tblStylePr w:type="lastRow">
      <w:rPr>
        <w:b w:val="1"/>
        <w:bCs w:val="1"/>
      </w:rPr>
      <w:tblPr/>
      <w:tcPr>
        <w:tcBorders>
          <w:top w:color="666666" w:space="0" w:sz="4" w:themeColor="text1" w:themeTint="000099" w:val="sing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character" w:styleId="m7eme" w:customStyle="1">
    <w:name w:val="m7eme"/>
    <w:basedOn w:val="Fontepargpadro"/>
    <w:rsid w:val="00464C5A"/>
  </w:style>
  <w:style w:type="character" w:styleId="vnumgf" w:customStyle="1">
    <w:name w:val="vnumgf"/>
    <w:basedOn w:val="Fontepargpadro"/>
    <w:rsid w:val="00464C5A"/>
  </w:style>
  <w:style w:type="character" w:styleId="adtyne" w:customStyle="1">
    <w:name w:val="adtyne"/>
    <w:basedOn w:val="Fontepargpadro"/>
    <w:rsid w:val="00464C5A"/>
  </w:style>
  <w:style w:type="character" w:styleId="Ttulo1Char1" w:customStyle="1">
    <w:name w:val="Título 1 Char1"/>
    <w:aliases w:val="TituloPrincipal Char1"/>
    <w:basedOn w:val="Fontepargpadro"/>
    <w:uiPriority w:val="9"/>
    <w:rsid w:val="00236621"/>
    <w:rPr>
      <w:rFonts w:asciiTheme="majorHAnsi" w:cstheme="majorBidi" w:eastAsiaTheme="majorEastAsia" w:hAnsiTheme="majorHAnsi"/>
      <w:color w:val="365f91" w:themeColor="accent1" w:themeShade="0000BF"/>
      <w:sz w:val="32"/>
      <w:szCs w:val="32"/>
    </w:rPr>
  </w:style>
  <w:style w:type="paragraph" w:styleId="msonormal0" w:customStyle="1">
    <w:name w:val="msonormal"/>
    <w:basedOn w:val="Normal"/>
    <w:rsid w:val="00236621"/>
    <w:pPr>
      <w:spacing w:after="100" w:afterAutospacing="1" w:before="100" w:beforeAutospacing="1" w:line="240" w:lineRule="auto"/>
    </w:pPr>
    <w:rPr>
      <w:rFonts w:ascii="Times New Roman" w:cs="Times New Roman" w:eastAsia="Times New Roman" w:hAnsi="Times New Roman"/>
      <w:sz w:val="24"/>
      <w:szCs w:val="24"/>
    </w:rPr>
  </w:style>
  <w:style w:type="table" w:styleId="a" w:customStyle="1">
    <w:basedOn w:val="TableNormal0"/>
    <w:pPr>
      <w:spacing w:after="0" w:line="240" w:lineRule="auto"/>
    </w:pPr>
    <w:tblPr>
      <w:tblStyleRowBandSize w:val="1"/>
      <w:tblStyleColBandSize w:val="1"/>
      <w:tblCellMar>
        <w:left w:w="108.0" w:type="dxa"/>
        <w:right w:w="108.0" w:type="dxa"/>
      </w:tblCellMar>
    </w:tbl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0" w:customStyle="1">
    <w:basedOn w:val="TableNormal0"/>
    <w:pPr>
      <w:spacing w:after="0" w:line="240" w:lineRule="auto"/>
    </w:pPr>
    <w:tblPr>
      <w:tblStyleRowBandSize w:val="1"/>
      <w:tblStyleColBandSize w:val="1"/>
      <w:tblCellMar>
        <w:left w:w="108.0" w:type="dxa"/>
        <w:right w:w="108.0" w:type="dxa"/>
      </w:tblCellMar>
    </w:tbl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1" w:customStyle="1">
    <w:basedOn w:val="TableNormal0"/>
    <w:pPr>
      <w:spacing w:after="0" w:line="240" w:lineRule="auto"/>
    </w:pPr>
    <w:tblPr>
      <w:tblStyleRowBandSize w:val="1"/>
      <w:tblStyleColBandSize w:val="1"/>
      <w:tblCellMar>
        <w:left w:w="108.0" w:type="dxa"/>
        <w:right w:w="108.0" w:type="dxa"/>
      </w:tblCellMar>
    </w:tbl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2" w:customStyle="1">
    <w:basedOn w:val="TableNormal0"/>
    <w:pPr>
      <w:spacing w:after="0" w:line="240" w:lineRule="auto"/>
    </w:pPr>
    <w:tblPr>
      <w:tblStyleRowBandSize w:val="1"/>
      <w:tblStyleColBandSize w:val="1"/>
      <w:tblCellMar>
        <w:left w:w="108.0" w:type="dxa"/>
        <w:right w:w="108.0" w:type="dxa"/>
      </w:tblCellMar>
    </w:tbl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3" w:customStyle="1">
    <w:basedOn w:val="TableNormal0"/>
    <w:pPr>
      <w:spacing w:after="0" w:line="240" w:lineRule="auto"/>
    </w:pPr>
    <w:tblPr>
      <w:tblStyleRowBandSize w:val="1"/>
      <w:tblStyleColBandSize w:val="1"/>
      <w:tblCellMar>
        <w:left w:w="108.0" w:type="dxa"/>
        <w:right w:w="108.0" w:type="dxa"/>
      </w:tblCellMar>
    </w:tbl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4" w:customStyle="1">
    <w:basedOn w:val="TableNormal0"/>
    <w:pPr>
      <w:spacing w:after="0" w:line="240" w:lineRule="auto"/>
    </w:pPr>
    <w:tblPr>
      <w:tblStyleRowBandSize w:val="1"/>
      <w:tblStyleColBandSize w:val="1"/>
      <w:tblCellMar>
        <w:left w:w="108.0" w:type="dxa"/>
        <w:right w:w="108.0" w:type="dxa"/>
      </w:tblCellMar>
    </w:tblPr>
  </w:style>
  <w:style w:type="table" w:styleId="a5" w:customStyle="1">
    <w:basedOn w:val="TableNormal0"/>
    <w:pPr>
      <w:spacing w:after="0" w:line="240" w:lineRule="auto"/>
    </w:pPr>
    <w:tblPr>
      <w:tblStyleRowBandSize w:val="1"/>
      <w:tblStyleColBandSize w:val="1"/>
      <w:tblCellMar>
        <w:left w:w="108.0" w:type="dxa"/>
        <w:right w:w="108.0" w:type="dxa"/>
      </w:tblCellMar>
    </w:tblPr>
  </w:style>
  <w:style w:type="table" w:styleId="a6" w:customStyle="1">
    <w:basedOn w:val="TableNormal0"/>
    <w:tblPr>
      <w:tblStyleRowBandSize w:val="1"/>
      <w:tblStyleColBandSize w:val="1"/>
      <w:tblCellMar>
        <w:left w:w="70.0" w:type="dxa"/>
        <w:right w:w="70.0" w:type="dxa"/>
      </w:tblCellMar>
    </w:tblPr>
  </w:style>
  <w:style w:type="paragraph" w:styleId="Reviso">
    <w:name w:val="Revision"/>
    <w:hidden w:val="1"/>
    <w:uiPriority w:val="99"/>
    <w:semiHidden w:val="1"/>
    <w:rsid w:val="001F0389"/>
    <w:pPr>
      <w:spacing w:after="0" w:line="240" w:lineRule="auto"/>
    </w:pPr>
  </w:style>
  <w:style w:type="paragraph" w:styleId="Textodebalo">
    <w:name w:val="Balloon Text"/>
    <w:basedOn w:val="Normal"/>
    <w:link w:val="TextodebaloChar"/>
    <w:uiPriority w:val="99"/>
    <w:semiHidden w:val="1"/>
    <w:unhideWhenUsed w:val="1"/>
    <w:rsid w:val="001F0389"/>
    <w:pPr>
      <w:spacing w:after="0" w:line="240" w:lineRule="auto"/>
    </w:pPr>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1F0389"/>
    <w:rPr>
      <w:rFonts w:ascii="Segoe UI" w:cs="Segoe UI" w:hAnsi="Segoe UI"/>
      <w:sz w:val="18"/>
      <w:szCs w:val="18"/>
    </w:rPr>
  </w:style>
  <w:style w:type="character" w:styleId="Refdecomentrio">
    <w:name w:val="annotation reference"/>
    <w:basedOn w:val="Fontepargpadro"/>
    <w:uiPriority w:val="99"/>
    <w:semiHidden w:val="1"/>
    <w:unhideWhenUsed w:val="1"/>
    <w:rsid w:val="00866C11"/>
    <w:rPr>
      <w:sz w:val="16"/>
      <w:szCs w:val="16"/>
    </w:rPr>
  </w:style>
  <w:style w:type="paragraph" w:styleId="Textodecomentrio">
    <w:name w:val="annotation text"/>
    <w:basedOn w:val="Normal"/>
    <w:link w:val="TextodecomentrioChar"/>
    <w:uiPriority w:val="99"/>
    <w:unhideWhenUsed w:val="1"/>
    <w:rsid w:val="00866C11"/>
    <w:pPr>
      <w:spacing w:line="240" w:lineRule="auto"/>
    </w:pPr>
    <w:rPr>
      <w:sz w:val="20"/>
      <w:szCs w:val="20"/>
    </w:rPr>
  </w:style>
  <w:style w:type="character" w:styleId="TextodecomentrioChar" w:customStyle="1">
    <w:name w:val="Texto de comentário Char"/>
    <w:basedOn w:val="Fontepargpadro"/>
    <w:link w:val="Textodecomentrio"/>
    <w:uiPriority w:val="99"/>
    <w:rsid w:val="00866C11"/>
    <w:rPr>
      <w:sz w:val="20"/>
      <w:szCs w:val="20"/>
    </w:rPr>
  </w:style>
  <w:style w:type="paragraph" w:styleId="Assuntodocomentrio">
    <w:name w:val="annotation subject"/>
    <w:basedOn w:val="Textodecomentrio"/>
    <w:next w:val="Textodecomentrio"/>
    <w:link w:val="AssuntodocomentrioChar"/>
    <w:uiPriority w:val="99"/>
    <w:semiHidden w:val="1"/>
    <w:unhideWhenUsed w:val="1"/>
    <w:rsid w:val="00866C11"/>
    <w:rPr>
      <w:b w:val="1"/>
      <w:bCs w:val="1"/>
    </w:rPr>
  </w:style>
  <w:style w:type="character" w:styleId="AssuntodocomentrioChar" w:customStyle="1">
    <w:name w:val="Assunto do comentário Char"/>
    <w:basedOn w:val="TextodecomentrioChar"/>
    <w:link w:val="Assuntodocomentrio"/>
    <w:uiPriority w:val="99"/>
    <w:semiHidden w:val="1"/>
    <w:rsid w:val="00866C11"/>
    <w:rPr>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70.0" w:type="dxa"/>
        <w:bottom w:w="0.0" w:type="dxa"/>
        <w:right w:w="70.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pPr>
      <w:spacing w:after="0" w:line="240" w:lineRule="auto"/>
    </w:pPr>
    <w:tblPr>
      <w:tblStyleRowBandSize w:val="1"/>
      <w:tblStyleColBandSize w:val="1"/>
      <w:tblCellMar>
        <w:top w:w="0.0" w:type="dxa"/>
        <w:left w:w="70.0" w:type="dxa"/>
        <w:bottom w:w="0.0" w:type="dxa"/>
        <w:right w:w="70.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
    <w:basedOn w:val="TableNormal"/>
    <w:pPr>
      <w:spacing w:after="0" w:line="240" w:lineRule="auto"/>
    </w:pPr>
    <w:tblPr>
      <w:tblStyleRowBandSize w:val="1"/>
      <w:tblStyleColBandSize w:val="1"/>
      <w:tblCellMar>
        <w:top w:w="0.0" w:type="dxa"/>
        <w:left w:w="70.0" w:type="dxa"/>
        <w:bottom w:w="0.0" w:type="dxa"/>
        <w:right w:w="70.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4">
    <w:basedOn w:val="TableNormal"/>
    <w:pPr>
      <w:spacing w:after="0" w:line="240" w:lineRule="auto"/>
    </w:pPr>
    <w:tblPr>
      <w:tblStyleRowBandSize w:val="1"/>
      <w:tblStyleColBandSize w:val="1"/>
      <w:tblCellMar>
        <w:top w:w="0.0" w:type="dxa"/>
        <w:left w:w="70.0" w:type="dxa"/>
        <w:bottom w:w="0.0" w:type="dxa"/>
        <w:right w:w="70.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tblPr>
      <w:tblStyleRowBandSize w:val="1"/>
      <w:tblStyleColBandSize w:val="1"/>
      <w:tblCellMar>
        <w:top w:w="0.0" w:type="dxa"/>
        <w:left w:w="70.0" w:type="dxa"/>
        <w:bottom w:w="0.0" w:type="dxa"/>
        <w:right w:w="70.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6">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7">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8">
    <w:basedOn w:val="TableNormal"/>
    <w:pPr>
      <w:spacing w:after="0" w:line="240" w:lineRule="auto"/>
    </w:pPr>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6.png"/><Relationship Id="rId42" Type="http://schemas.openxmlformats.org/officeDocument/2006/relationships/image" Target="media/image32.png"/><Relationship Id="rId41" Type="http://schemas.openxmlformats.org/officeDocument/2006/relationships/image" Target="media/image66.png"/><Relationship Id="rId44" Type="http://schemas.openxmlformats.org/officeDocument/2006/relationships/image" Target="media/image6.png"/><Relationship Id="rId43" Type="http://schemas.openxmlformats.org/officeDocument/2006/relationships/image" Target="media/image22.png"/><Relationship Id="rId46" Type="http://schemas.openxmlformats.org/officeDocument/2006/relationships/image" Target="media/image10.png"/><Relationship Id="rId45" Type="http://schemas.openxmlformats.org/officeDocument/2006/relationships/image" Target="media/image5.png"/><Relationship Id="rId107" Type="http://schemas.openxmlformats.org/officeDocument/2006/relationships/image" Target="media/image69.jpg"/><Relationship Id="rId106" Type="http://schemas.openxmlformats.org/officeDocument/2006/relationships/image" Target="media/image68.jpg"/><Relationship Id="rId105" Type="http://schemas.openxmlformats.org/officeDocument/2006/relationships/image" Target="media/image95.png"/><Relationship Id="rId104" Type="http://schemas.openxmlformats.org/officeDocument/2006/relationships/image" Target="media/image40.png"/><Relationship Id="rId48" Type="http://schemas.openxmlformats.org/officeDocument/2006/relationships/image" Target="media/image8.png"/><Relationship Id="rId47" Type="http://schemas.openxmlformats.org/officeDocument/2006/relationships/image" Target="media/image28.png"/><Relationship Id="rId49" Type="http://schemas.openxmlformats.org/officeDocument/2006/relationships/image" Target="media/image1.png"/><Relationship Id="rId103" Type="http://schemas.openxmlformats.org/officeDocument/2006/relationships/image" Target="media/image45.png"/><Relationship Id="rId102" Type="http://schemas.openxmlformats.org/officeDocument/2006/relationships/image" Target="media/image50.png"/><Relationship Id="rId101" Type="http://schemas.openxmlformats.org/officeDocument/2006/relationships/image" Target="media/image37.png"/><Relationship Id="rId100" Type="http://schemas.openxmlformats.org/officeDocument/2006/relationships/image" Target="media/image43.png"/><Relationship Id="rId31" Type="http://schemas.openxmlformats.org/officeDocument/2006/relationships/image" Target="media/image81.png"/><Relationship Id="rId30" Type="http://schemas.openxmlformats.org/officeDocument/2006/relationships/image" Target="media/image84.png"/><Relationship Id="rId33" Type="http://schemas.openxmlformats.org/officeDocument/2006/relationships/image" Target="media/image83.png"/><Relationship Id="rId32" Type="http://schemas.openxmlformats.org/officeDocument/2006/relationships/image" Target="media/image85.png"/><Relationship Id="rId35" Type="http://schemas.openxmlformats.org/officeDocument/2006/relationships/image" Target="media/image63.png"/><Relationship Id="rId34" Type="http://schemas.openxmlformats.org/officeDocument/2006/relationships/image" Target="media/image60.png"/><Relationship Id="rId37" Type="http://schemas.openxmlformats.org/officeDocument/2006/relationships/image" Target="media/image64.png"/><Relationship Id="rId36" Type="http://schemas.openxmlformats.org/officeDocument/2006/relationships/image" Target="media/image67.png"/><Relationship Id="rId39" Type="http://schemas.openxmlformats.org/officeDocument/2006/relationships/image" Target="media/image74.png"/><Relationship Id="rId38" Type="http://schemas.openxmlformats.org/officeDocument/2006/relationships/image" Target="media/image72.png"/><Relationship Id="rId20" Type="http://schemas.openxmlformats.org/officeDocument/2006/relationships/image" Target="media/image82.jpg"/><Relationship Id="rId22" Type="http://schemas.openxmlformats.org/officeDocument/2006/relationships/image" Target="media/image73.jpg"/><Relationship Id="rId21" Type="http://schemas.openxmlformats.org/officeDocument/2006/relationships/image" Target="media/image89.jpg"/><Relationship Id="rId24" Type="http://schemas.openxmlformats.org/officeDocument/2006/relationships/image" Target="media/image78.jpg"/><Relationship Id="rId23" Type="http://schemas.openxmlformats.org/officeDocument/2006/relationships/image" Target="media/image91.jpg"/><Relationship Id="rId26" Type="http://schemas.openxmlformats.org/officeDocument/2006/relationships/image" Target="media/image92.png"/><Relationship Id="rId25" Type="http://schemas.openxmlformats.org/officeDocument/2006/relationships/image" Target="media/image79.png"/><Relationship Id="rId28" Type="http://schemas.openxmlformats.org/officeDocument/2006/relationships/image" Target="media/image87.png"/><Relationship Id="rId27" Type="http://schemas.openxmlformats.org/officeDocument/2006/relationships/image" Target="media/image88.png"/><Relationship Id="rId29" Type="http://schemas.openxmlformats.org/officeDocument/2006/relationships/image" Target="media/image31.png"/><Relationship Id="rId95" Type="http://schemas.openxmlformats.org/officeDocument/2006/relationships/image" Target="media/image58.png"/><Relationship Id="rId94" Type="http://schemas.openxmlformats.org/officeDocument/2006/relationships/image" Target="media/image86.png"/><Relationship Id="rId97" Type="http://schemas.openxmlformats.org/officeDocument/2006/relationships/image" Target="media/image42.png"/><Relationship Id="rId96" Type="http://schemas.openxmlformats.org/officeDocument/2006/relationships/image" Target="media/image70.png"/><Relationship Id="rId11" Type="http://schemas.openxmlformats.org/officeDocument/2006/relationships/image" Target="media/image62.jpg"/><Relationship Id="rId99" Type="http://schemas.openxmlformats.org/officeDocument/2006/relationships/image" Target="media/image44.png"/><Relationship Id="rId10" Type="http://schemas.openxmlformats.org/officeDocument/2006/relationships/footer" Target="footer1.xml"/><Relationship Id="rId98" Type="http://schemas.openxmlformats.org/officeDocument/2006/relationships/image" Target="media/image46.png"/><Relationship Id="rId13" Type="http://schemas.openxmlformats.org/officeDocument/2006/relationships/image" Target="media/image71.jpg"/><Relationship Id="rId12" Type="http://schemas.openxmlformats.org/officeDocument/2006/relationships/image" Target="media/image94.png"/><Relationship Id="rId91" Type="http://schemas.openxmlformats.org/officeDocument/2006/relationships/image" Target="media/image41.png"/><Relationship Id="rId90" Type="http://schemas.openxmlformats.org/officeDocument/2006/relationships/image" Target="media/image54.png"/><Relationship Id="rId93" Type="http://schemas.openxmlformats.org/officeDocument/2006/relationships/image" Target="media/image52.png"/><Relationship Id="rId92" Type="http://schemas.openxmlformats.org/officeDocument/2006/relationships/image" Target="media/image49.png"/><Relationship Id="rId15" Type="http://schemas.openxmlformats.org/officeDocument/2006/relationships/image" Target="media/image93.jpg"/><Relationship Id="rId14" Type="http://schemas.openxmlformats.org/officeDocument/2006/relationships/image" Target="media/image96.png"/><Relationship Id="rId17" Type="http://schemas.openxmlformats.org/officeDocument/2006/relationships/image" Target="media/image97.png"/><Relationship Id="rId16" Type="http://schemas.openxmlformats.org/officeDocument/2006/relationships/image" Target="media/image55.jpg"/><Relationship Id="rId19" Type="http://schemas.openxmlformats.org/officeDocument/2006/relationships/image" Target="media/image90.jpg"/><Relationship Id="rId18" Type="http://schemas.openxmlformats.org/officeDocument/2006/relationships/image" Target="media/image30.jpg"/><Relationship Id="rId84" Type="http://schemas.openxmlformats.org/officeDocument/2006/relationships/image" Target="media/image48.png"/><Relationship Id="rId83" Type="http://schemas.openxmlformats.org/officeDocument/2006/relationships/image" Target="media/image80.png"/><Relationship Id="rId86" Type="http://schemas.openxmlformats.org/officeDocument/2006/relationships/image" Target="media/image57.png"/><Relationship Id="rId85" Type="http://schemas.openxmlformats.org/officeDocument/2006/relationships/image" Target="media/image56.png"/><Relationship Id="rId88" Type="http://schemas.openxmlformats.org/officeDocument/2006/relationships/image" Target="media/image59.png"/><Relationship Id="rId87" Type="http://schemas.openxmlformats.org/officeDocument/2006/relationships/image" Target="media/image65.png"/><Relationship Id="rId89" Type="http://schemas.openxmlformats.org/officeDocument/2006/relationships/image" Target="media/image75.png"/><Relationship Id="rId80" Type="http://schemas.openxmlformats.org/officeDocument/2006/relationships/image" Target="media/image21.png"/><Relationship Id="rId82" Type="http://schemas.openxmlformats.org/officeDocument/2006/relationships/image" Target="media/image19.png"/><Relationship Id="rId81" Type="http://schemas.openxmlformats.org/officeDocument/2006/relationships/image" Target="media/image7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16.png"/><Relationship Id="rId72" Type="http://schemas.openxmlformats.org/officeDocument/2006/relationships/image" Target="media/image12.png"/><Relationship Id="rId75" Type="http://schemas.openxmlformats.org/officeDocument/2006/relationships/image" Target="media/image14.png"/><Relationship Id="rId74" Type="http://schemas.openxmlformats.org/officeDocument/2006/relationships/image" Target="media/image20.png"/><Relationship Id="rId77" Type="http://schemas.openxmlformats.org/officeDocument/2006/relationships/image" Target="media/image26.png"/><Relationship Id="rId76" Type="http://schemas.openxmlformats.org/officeDocument/2006/relationships/image" Target="media/image61.png"/><Relationship Id="rId79" Type="http://schemas.openxmlformats.org/officeDocument/2006/relationships/image" Target="media/image25.png"/><Relationship Id="rId78" Type="http://schemas.openxmlformats.org/officeDocument/2006/relationships/image" Target="media/image17.png"/><Relationship Id="rId71" Type="http://schemas.openxmlformats.org/officeDocument/2006/relationships/image" Target="media/image27.png"/><Relationship Id="rId70" Type="http://schemas.openxmlformats.org/officeDocument/2006/relationships/image" Target="media/image47.png"/><Relationship Id="rId62" Type="http://schemas.openxmlformats.org/officeDocument/2006/relationships/image" Target="media/image53.png"/><Relationship Id="rId61" Type="http://schemas.openxmlformats.org/officeDocument/2006/relationships/image" Target="media/image7.png"/><Relationship Id="rId64" Type="http://schemas.openxmlformats.org/officeDocument/2006/relationships/image" Target="media/image36.png"/><Relationship Id="rId63" Type="http://schemas.openxmlformats.org/officeDocument/2006/relationships/image" Target="media/image51.png"/><Relationship Id="rId66" Type="http://schemas.openxmlformats.org/officeDocument/2006/relationships/image" Target="media/image38.png"/><Relationship Id="rId65" Type="http://schemas.openxmlformats.org/officeDocument/2006/relationships/image" Target="media/image39.png"/><Relationship Id="rId68" Type="http://schemas.openxmlformats.org/officeDocument/2006/relationships/image" Target="media/image33.png"/><Relationship Id="rId67" Type="http://schemas.openxmlformats.org/officeDocument/2006/relationships/image" Target="media/image29.png"/><Relationship Id="rId60" Type="http://schemas.openxmlformats.org/officeDocument/2006/relationships/image" Target="media/image4.png"/><Relationship Id="rId69" Type="http://schemas.openxmlformats.org/officeDocument/2006/relationships/image" Target="media/image34.png"/><Relationship Id="rId51" Type="http://schemas.openxmlformats.org/officeDocument/2006/relationships/image" Target="media/image15.png"/><Relationship Id="rId50" Type="http://schemas.openxmlformats.org/officeDocument/2006/relationships/image" Target="media/image23.png"/><Relationship Id="rId53" Type="http://schemas.openxmlformats.org/officeDocument/2006/relationships/image" Target="media/image3.png"/><Relationship Id="rId52" Type="http://schemas.openxmlformats.org/officeDocument/2006/relationships/image" Target="media/image24.png"/><Relationship Id="rId55" Type="http://schemas.openxmlformats.org/officeDocument/2006/relationships/image" Target="media/image11.png"/><Relationship Id="rId54" Type="http://schemas.openxmlformats.org/officeDocument/2006/relationships/image" Target="media/image9.png"/><Relationship Id="rId57" Type="http://schemas.openxmlformats.org/officeDocument/2006/relationships/image" Target="media/image35.png"/><Relationship Id="rId56" Type="http://schemas.openxmlformats.org/officeDocument/2006/relationships/image" Target="media/image18.png"/><Relationship Id="rId59" Type="http://schemas.openxmlformats.org/officeDocument/2006/relationships/image" Target="media/image2.png"/><Relationship Id="rId5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OV1ZBz6zzP8f6CU7Y6ToUA2eUw==">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2023-07-06T01:54:00Z</dcterms:created>
  <dc:creator>Jhonata 123</dc:creator>
</cp:coreProperties>
</file>